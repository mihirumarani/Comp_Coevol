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0BD19B" w14:textId="027F1B54" w:rsidR="00904B12" w:rsidRPr="00AE1BCF" w:rsidRDefault="00904B12" w:rsidP="00AB629B">
      <w:pPr>
        <w:spacing w:before="120" w:after="120"/>
        <w:rPr>
          <w:rFonts w:ascii="Times New Roman" w:hAnsi="Times New Roman" w:cs="Times New Roman"/>
          <w:b/>
          <w:bCs/>
          <w:sz w:val="24"/>
          <w:szCs w:val="24"/>
          <w:lang w:val="en-US"/>
        </w:rPr>
      </w:pPr>
      <w:r w:rsidRPr="00AE1BCF">
        <w:rPr>
          <w:rFonts w:ascii="Times New Roman" w:hAnsi="Times New Roman" w:cs="Times New Roman"/>
          <w:b/>
          <w:bCs/>
          <w:sz w:val="24"/>
          <w:szCs w:val="24"/>
          <w:lang w:val="en-US"/>
        </w:rPr>
        <w:t>Introduction:</w:t>
      </w:r>
    </w:p>
    <w:p w14:paraId="36544A60" w14:textId="48F61B93" w:rsidR="002238C9" w:rsidRPr="00AE1BCF" w:rsidRDefault="002238C9" w:rsidP="002238C9">
      <w:pPr>
        <w:rPr>
          <w:rFonts w:ascii="Times New Roman" w:hAnsi="Times New Roman" w:cs="Times New Roman"/>
          <w:sz w:val="24"/>
          <w:szCs w:val="24"/>
        </w:rPr>
      </w:pPr>
      <w:r w:rsidRPr="00AE1BCF">
        <w:rPr>
          <w:rFonts w:ascii="Times New Roman" w:hAnsi="Times New Roman" w:cs="Times New Roman"/>
          <w:sz w:val="24"/>
          <w:szCs w:val="24"/>
        </w:rPr>
        <w:t xml:space="preserve">Interspecific competition often plays a central but potentially complex role in trait evolution </w:t>
      </w:r>
      <w:bookmarkStart w:id="0" w:name="_Hlk54341486"/>
      <w:r w:rsidRPr="00AE1BCF">
        <w:rPr>
          <w:rFonts w:ascii="Times New Roman" w:hAnsi="Times New Roman" w:cs="Times New Roman"/>
          <w:sz w:val="24"/>
          <w:szCs w:val="24"/>
        </w:rPr>
        <w:t>(e.g</w:t>
      </w:r>
      <w:r w:rsidR="00C7063B">
        <w:rPr>
          <w:rFonts w:ascii="Times New Roman" w:hAnsi="Times New Roman" w:cs="Times New Roman"/>
          <w:sz w:val="24"/>
          <w:szCs w:val="24"/>
        </w:rPr>
        <w:t>.,</w:t>
      </w:r>
      <w:r w:rsidRPr="00AE1BCF">
        <w:rPr>
          <w:rFonts w:ascii="Times New Roman" w:hAnsi="Times New Roman" w:cs="Times New Roman"/>
          <w:sz w:val="24"/>
          <w:szCs w:val="24"/>
        </w:rPr>
        <w:t xml:space="preserve"> Connell, 1980</w:t>
      </w:r>
      <w:r w:rsidR="00F83015" w:rsidRPr="00AE1BCF">
        <w:rPr>
          <w:rFonts w:ascii="Times New Roman" w:hAnsi="Times New Roman" w:cs="Times New Roman"/>
          <w:sz w:val="24"/>
          <w:szCs w:val="24"/>
        </w:rPr>
        <w:t>;</w:t>
      </w:r>
      <w:r w:rsidRPr="00AE1BCF">
        <w:rPr>
          <w:rFonts w:ascii="Times New Roman" w:hAnsi="Times New Roman" w:cs="Times New Roman"/>
          <w:sz w:val="24"/>
          <w:szCs w:val="24"/>
        </w:rPr>
        <w:t xml:space="preserve"> </w:t>
      </w:r>
      <w:proofErr w:type="spellStart"/>
      <w:r w:rsidRPr="00AE1BCF">
        <w:rPr>
          <w:rFonts w:ascii="Times New Roman" w:hAnsi="Times New Roman" w:cs="Times New Roman"/>
          <w:sz w:val="24"/>
          <w:szCs w:val="24"/>
        </w:rPr>
        <w:t>Roughgarden</w:t>
      </w:r>
      <w:proofErr w:type="spellEnd"/>
      <w:r w:rsidRPr="00AE1BCF">
        <w:rPr>
          <w:rFonts w:ascii="Times New Roman" w:hAnsi="Times New Roman" w:cs="Times New Roman"/>
          <w:sz w:val="24"/>
          <w:szCs w:val="24"/>
        </w:rPr>
        <w:t xml:space="preserve">, 1983; Schluter, 1994; </w:t>
      </w:r>
      <w:proofErr w:type="spellStart"/>
      <w:r w:rsidR="00C7063B" w:rsidRPr="00AE1BCF">
        <w:rPr>
          <w:rFonts w:ascii="Times New Roman" w:hAnsi="Times New Roman" w:cs="Times New Roman"/>
          <w:sz w:val="24"/>
          <w:szCs w:val="24"/>
        </w:rPr>
        <w:t>Sch</w:t>
      </w:r>
      <w:r w:rsidR="00C7063B">
        <w:rPr>
          <w:rFonts w:ascii="Times New Roman" w:hAnsi="Times New Roman" w:cs="Times New Roman"/>
          <w:sz w:val="24"/>
          <w:szCs w:val="24"/>
        </w:rPr>
        <w:t>oe</w:t>
      </w:r>
      <w:r w:rsidR="00C7063B" w:rsidRPr="00AE1BCF">
        <w:rPr>
          <w:rFonts w:ascii="Times New Roman" w:hAnsi="Times New Roman" w:cs="Times New Roman"/>
          <w:sz w:val="24"/>
          <w:szCs w:val="24"/>
        </w:rPr>
        <w:t>ner</w:t>
      </w:r>
      <w:proofErr w:type="spellEnd"/>
      <w:r w:rsidRPr="00AE1BCF">
        <w:rPr>
          <w:rFonts w:ascii="Times New Roman" w:hAnsi="Times New Roman" w:cs="Times New Roman"/>
          <w:sz w:val="24"/>
          <w:szCs w:val="24"/>
        </w:rPr>
        <w:t xml:space="preserve">, 2006; Davies et.al., 2007). </w:t>
      </w:r>
      <w:bookmarkStart w:id="1" w:name="_Hlk54341513"/>
      <w:bookmarkEnd w:id="0"/>
      <w:r w:rsidR="005B4106">
        <w:rPr>
          <w:rFonts w:ascii="Times New Roman" w:hAnsi="Times New Roman" w:cs="Times New Roman"/>
          <w:sz w:val="24"/>
          <w:szCs w:val="24"/>
        </w:rPr>
        <w:t>C</w:t>
      </w:r>
      <w:r w:rsidRPr="00AE1BCF">
        <w:rPr>
          <w:rFonts w:ascii="Times New Roman" w:hAnsi="Times New Roman" w:cs="Times New Roman"/>
          <w:sz w:val="24"/>
          <w:szCs w:val="24"/>
        </w:rPr>
        <w:t xml:space="preserve">ompetition arises from overlapping niches and </w:t>
      </w:r>
      <w:r w:rsidR="005B4106">
        <w:rPr>
          <w:rFonts w:ascii="Times New Roman" w:hAnsi="Times New Roman" w:cs="Times New Roman"/>
          <w:sz w:val="24"/>
          <w:szCs w:val="24"/>
        </w:rPr>
        <w:t xml:space="preserve">is assumed to </w:t>
      </w:r>
      <w:r w:rsidRPr="00AE1BCF">
        <w:rPr>
          <w:rFonts w:ascii="Times New Roman" w:hAnsi="Times New Roman" w:cs="Times New Roman"/>
          <w:sz w:val="24"/>
          <w:szCs w:val="24"/>
        </w:rPr>
        <w:t xml:space="preserve">result in either exclusion or lowering of niche overlap through trait evolution (Schluter, 1994). </w:t>
      </w:r>
      <w:bookmarkEnd w:id="1"/>
      <w:r w:rsidRPr="00AE1BCF">
        <w:rPr>
          <w:rFonts w:ascii="Times New Roman" w:hAnsi="Times New Roman" w:cs="Times New Roman"/>
          <w:sz w:val="24"/>
          <w:szCs w:val="24"/>
        </w:rPr>
        <w:t xml:space="preserve">Theoretical literature predominantly </w:t>
      </w:r>
      <w:bookmarkStart w:id="2" w:name="_Hlk54341655"/>
      <w:r w:rsidRPr="00AE1BCF">
        <w:rPr>
          <w:rFonts w:ascii="Times New Roman" w:hAnsi="Times New Roman" w:cs="Times New Roman"/>
          <w:sz w:val="24"/>
          <w:szCs w:val="24"/>
        </w:rPr>
        <w:t>supports the view that reduction in niche overlap th</w:t>
      </w:r>
      <w:r w:rsidR="004D58F3" w:rsidRPr="00AE1BCF">
        <w:rPr>
          <w:rFonts w:ascii="Times New Roman" w:hAnsi="Times New Roman" w:cs="Times New Roman"/>
          <w:sz w:val="24"/>
          <w:szCs w:val="24"/>
        </w:rPr>
        <w:t>r</w:t>
      </w:r>
      <w:r w:rsidRPr="00AE1BCF">
        <w:rPr>
          <w:rFonts w:ascii="Times New Roman" w:hAnsi="Times New Roman" w:cs="Times New Roman"/>
          <w:sz w:val="24"/>
          <w:szCs w:val="24"/>
        </w:rPr>
        <w:t xml:space="preserve">ough natural selection should result in divergence in </w:t>
      </w:r>
      <w:r w:rsidR="005B4106">
        <w:rPr>
          <w:rFonts w:ascii="Times New Roman" w:hAnsi="Times New Roman" w:cs="Times New Roman"/>
          <w:sz w:val="24"/>
          <w:szCs w:val="24"/>
        </w:rPr>
        <w:t xml:space="preserve">key </w:t>
      </w:r>
      <w:r w:rsidRPr="00AE1BCF">
        <w:rPr>
          <w:rFonts w:ascii="Times New Roman" w:hAnsi="Times New Roman" w:cs="Times New Roman"/>
          <w:sz w:val="24"/>
          <w:szCs w:val="24"/>
        </w:rPr>
        <w:t xml:space="preserve">traits of </w:t>
      </w:r>
      <w:r w:rsidR="002A6A62" w:rsidRPr="00AE1BCF">
        <w:rPr>
          <w:rFonts w:ascii="Times New Roman" w:hAnsi="Times New Roman" w:cs="Times New Roman"/>
          <w:sz w:val="24"/>
          <w:szCs w:val="24"/>
        </w:rPr>
        <w:t xml:space="preserve">a pair of </w:t>
      </w:r>
      <w:r w:rsidRPr="00AE1BCF">
        <w:rPr>
          <w:rFonts w:ascii="Times New Roman" w:hAnsi="Times New Roman" w:cs="Times New Roman"/>
          <w:sz w:val="24"/>
          <w:szCs w:val="24"/>
        </w:rPr>
        <w:t>competing species (</w:t>
      </w:r>
      <w:proofErr w:type="gramStart"/>
      <w:r w:rsidRPr="00AE1BCF">
        <w:rPr>
          <w:rFonts w:ascii="Times New Roman" w:hAnsi="Times New Roman" w:cs="Times New Roman"/>
          <w:sz w:val="24"/>
          <w:szCs w:val="24"/>
        </w:rPr>
        <w:t>e.g.</w:t>
      </w:r>
      <w:proofErr w:type="gramEnd"/>
      <w:r w:rsidRPr="00AE1BCF">
        <w:rPr>
          <w:rFonts w:ascii="Times New Roman" w:hAnsi="Times New Roman" w:cs="Times New Roman"/>
          <w:sz w:val="24"/>
          <w:szCs w:val="24"/>
        </w:rPr>
        <w:t xml:space="preserve"> Reviewed in Abrams, 2000).</w:t>
      </w:r>
      <w:bookmarkEnd w:id="2"/>
      <w:r w:rsidRPr="00AE1BCF">
        <w:rPr>
          <w:rFonts w:ascii="Times New Roman" w:hAnsi="Times New Roman" w:cs="Times New Roman"/>
          <w:sz w:val="24"/>
          <w:szCs w:val="24"/>
        </w:rPr>
        <w:t xml:space="preserve"> Experimental studies have demonstrated these patterns using simple systems of pairwise interactions (</w:t>
      </w:r>
      <w:r w:rsidR="005B4106">
        <w:rPr>
          <w:rFonts w:ascii="Times New Roman" w:hAnsi="Times New Roman" w:cs="Times New Roman"/>
          <w:sz w:val="24"/>
          <w:szCs w:val="24"/>
        </w:rPr>
        <w:t>e.g.</w:t>
      </w:r>
      <w:r w:rsidRPr="00AE1BCF">
        <w:rPr>
          <w:rFonts w:ascii="Times New Roman" w:hAnsi="Times New Roman" w:cs="Times New Roman"/>
          <w:sz w:val="24"/>
          <w:szCs w:val="24"/>
        </w:rPr>
        <w:t xml:space="preserve">, Taper, 1990; </w:t>
      </w:r>
      <w:proofErr w:type="spellStart"/>
      <w:r w:rsidRPr="00AE1BCF">
        <w:rPr>
          <w:rFonts w:ascii="Times New Roman" w:hAnsi="Times New Roman" w:cs="Times New Roman"/>
          <w:sz w:val="24"/>
          <w:szCs w:val="24"/>
        </w:rPr>
        <w:t>McGoey</w:t>
      </w:r>
      <w:proofErr w:type="spellEnd"/>
      <w:r w:rsidRPr="00AE1BCF">
        <w:rPr>
          <w:rFonts w:ascii="Times New Roman" w:hAnsi="Times New Roman" w:cs="Times New Roman"/>
          <w:sz w:val="24"/>
          <w:szCs w:val="24"/>
        </w:rPr>
        <w:t xml:space="preserve"> and </w:t>
      </w:r>
      <w:proofErr w:type="spellStart"/>
      <w:r w:rsidRPr="00AE1BCF">
        <w:rPr>
          <w:rFonts w:ascii="Times New Roman" w:hAnsi="Times New Roman" w:cs="Times New Roman"/>
          <w:sz w:val="24"/>
          <w:szCs w:val="24"/>
        </w:rPr>
        <w:t>Stitchcombe</w:t>
      </w:r>
      <w:proofErr w:type="spellEnd"/>
      <w:r w:rsidRPr="00AE1BCF">
        <w:rPr>
          <w:rFonts w:ascii="Times New Roman" w:hAnsi="Times New Roman" w:cs="Times New Roman"/>
          <w:sz w:val="24"/>
          <w:szCs w:val="24"/>
        </w:rPr>
        <w:t xml:space="preserve">, 2009, Terhorst, 2011). A few empirical studies </w:t>
      </w:r>
      <w:r w:rsidR="00FB6B82" w:rsidRPr="00AE1BCF">
        <w:rPr>
          <w:rFonts w:ascii="Times New Roman" w:hAnsi="Times New Roman" w:cs="Times New Roman"/>
          <w:sz w:val="24"/>
          <w:szCs w:val="24"/>
        </w:rPr>
        <w:t xml:space="preserve">also </w:t>
      </w:r>
      <w:r w:rsidRPr="00AE1BCF">
        <w:rPr>
          <w:rFonts w:ascii="Times New Roman" w:hAnsi="Times New Roman" w:cs="Times New Roman"/>
          <w:sz w:val="24"/>
          <w:szCs w:val="24"/>
        </w:rPr>
        <w:t xml:space="preserve">show that </w:t>
      </w:r>
      <w:r w:rsidR="005B4106">
        <w:rPr>
          <w:rFonts w:ascii="Times New Roman" w:hAnsi="Times New Roman" w:cs="Times New Roman"/>
          <w:sz w:val="24"/>
          <w:szCs w:val="24"/>
        </w:rPr>
        <w:t xml:space="preserve">traits related to resource acquisition are </w:t>
      </w:r>
      <w:r w:rsidRPr="00AE1BCF">
        <w:rPr>
          <w:rFonts w:ascii="Times New Roman" w:hAnsi="Times New Roman" w:cs="Times New Roman"/>
          <w:sz w:val="24"/>
          <w:szCs w:val="24"/>
        </w:rPr>
        <w:t xml:space="preserve">noticeably more distinct </w:t>
      </w:r>
      <w:r w:rsidR="005B4106">
        <w:rPr>
          <w:rFonts w:ascii="Times New Roman" w:hAnsi="Times New Roman" w:cs="Times New Roman"/>
          <w:sz w:val="24"/>
          <w:szCs w:val="24"/>
        </w:rPr>
        <w:t xml:space="preserve">for two similar species </w:t>
      </w:r>
      <w:r w:rsidRPr="00AE1BCF">
        <w:rPr>
          <w:rFonts w:ascii="Times New Roman" w:hAnsi="Times New Roman" w:cs="Times New Roman"/>
          <w:sz w:val="24"/>
          <w:szCs w:val="24"/>
        </w:rPr>
        <w:t xml:space="preserve">when they are in </w:t>
      </w:r>
      <w:proofErr w:type="spellStart"/>
      <w:r w:rsidRPr="00AE1BCF">
        <w:rPr>
          <w:rFonts w:ascii="Times New Roman" w:hAnsi="Times New Roman" w:cs="Times New Roman"/>
          <w:sz w:val="24"/>
          <w:szCs w:val="24"/>
        </w:rPr>
        <w:t>allopatry</w:t>
      </w:r>
      <w:proofErr w:type="spellEnd"/>
      <w:r w:rsidRPr="00AE1BCF">
        <w:rPr>
          <w:rFonts w:ascii="Times New Roman" w:hAnsi="Times New Roman" w:cs="Times New Roman"/>
          <w:sz w:val="24"/>
          <w:szCs w:val="24"/>
        </w:rPr>
        <w:t xml:space="preserve"> (</w:t>
      </w:r>
      <w:proofErr w:type="gramStart"/>
      <w:r w:rsidRPr="00AE1BCF">
        <w:rPr>
          <w:rFonts w:ascii="Times New Roman" w:hAnsi="Times New Roman" w:cs="Times New Roman"/>
          <w:sz w:val="24"/>
          <w:szCs w:val="24"/>
        </w:rPr>
        <w:t>e.g.</w:t>
      </w:r>
      <w:proofErr w:type="gramEnd"/>
      <w:r w:rsidRPr="00AE1BCF">
        <w:rPr>
          <w:rFonts w:ascii="Times New Roman" w:hAnsi="Times New Roman" w:cs="Times New Roman"/>
          <w:sz w:val="24"/>
          <w:szCs w:val="24"/>
        </w:rPr>
        <w:t xml:space="preserve"> Lack, 1947; Grant 1972; Reviewed in </w:t>
      </w:r>
      <w:proofErr w:type="spellStart"/>
      <w:r w:rsidRPr="00AE1BCF">
        <w:rPr>
          <w:rFonts w:ascii="Times New Roman" w:hAnsi="Times New Roman" w:cs="Times New Roman"/>
          <w:sz w:val="24"/>
          <w:szCs w:val="24"/>
        </w:rPr>
        <w:t>Pfenning</w:t>
      </w:r>
      <w:proofErr w:type="spellEnd"/>
      <w:r w:rsidRPr="00AE1BCF">
        <w:rPr>
          <w:rFonts w:ascii="Times New Roman" w:hAnsi="Times New Roman" w:cs="Times New Roman"/>
          <w:sz w:val="24"/>
          <w:szCs w:val="24"/>
        </w:rPr>
        <w:t xml:space="preserve"> and </w:t>
      </w:r>
      <w:proofErr w:type="spellStart"/>
      <w:r w:rsidRPr="00AE1BCF">
        <w:rPr>
          <w:rFonts w:ascii="Times New Roman" w:hAnsi="Times New Roman" w:cs="Times New Roman"/>
          <w:sz w:val="24"/>
          <w:szCs w:val="24"/>
        </w:rPr>
        <w:t>Pfenning</w:t>
      </w:r>
      <w:proofErr w:type="spellEnd"/>
      <w:r w:rsidRPr="00AE1BCF">
        <w:rPr>
          <w:rFonts w:ascii="Times New Roman" w:hAnsi="Times New Roman" w:cs="Times New Roman"/>
          <w:sz w:val="24"/>
          <w:szCs w:val="24"/>
        </w:rPr>
        <w:t>, 2010) indicating a role of competition in character displacement</w:t>
      </w:r>
      <w:bookmarkStart w:id="3" w:name="_Hlk54341999"/>
      <w:r w:rsidR="007F0A05" w:rsidRPr="00AE1BCF">
        <w:rPr>
          <w:rFonts w:ascii="Times New Roman" w:hAnsi="Times New Roman" w:cs="Times New Roman"/>
          <w:sz w:val="24"/>
          <w:szCs w:val="24"/>
        </w:rPr>
        <w:t xml:space="preserve">. </w:t>
      </w:r>
      <w:r w:rsidR="006F0A66">
        <w:rPr>
          <w:rFonts w:ascii="Times New Roman" w:hAnsi="Times New Roman" w:cs="Times New Roman"/>
          <w:sz w:val="24"/>
          <w:szCs w:val="24"/>
        </w:rPr>
        <w:t>Intuitively</w:t>
      </w:r>
      <w:r w:rsidR="00DC1FFA" w:rsidRPr="00AE1BCF">
        <w:rPr>
          <w:rFonts w:ascii="Times New Roman" w:hAnsi="Times New Roman" w:cs="Times New Roman"/>
          <w:sz w:val="24"/>
          <w:szCs w:val="24"/>
        </w:rPr>
        <w:t xml:space="preserve">, </w:t>
      </w:r>
      <w:r w:rsidR="006F0A66">
        <w:rPr>
          <w:rFonts w:ascii="Times New Roman" w:hAnsi="Times New Roman" w:cs="Times New Roman"/>
          <w:sz w:val="24"/>
          <w:szCs w:val="24"/>
        </w:rPr>
        <w:t xml:space="preserve">the overdispersion of traits </w:t>
      </w:r>
      <w:r w:rsidR="00F060CC">
        <w:rPr>
          <w:rFonts w:ascii="Times New Roman" w:hAnsi="Times New Roman" w:cs="Times New Roman"/>
          <w:sz w:val="24"/>
          <w:szCs w:val="24"/>
        </w:rPr>
        <w:t xml:space="preserve">that mediate competition </w:t>
      </w:r>
      <w:r w:rsidR="006F0A66">
        <w:rPr>
          <w:rFonts w:ascii="Times New Roman" w:hAnsi="Times New Roman" w:cs="Times New Roman"/>
          <w:sz w:val="24"/>
          <w:szCs w:val="24"/>
        </w:rPr>
        <w:t xml:space="preserve">should be </w:t>
      </w:r>
      <w:r w:rsidR="00DC1FFA" w:rsidRPr="00AE1BCF">
        <w:rPr>
          <w:rFonts w:ascii="Times New Roman" w:hAnsi="Times New Roman" w:cs="Times New Roman"/>
          <w:sz w:val="24"/>
          <w:szCs w:val="24"/>
        </w:rPr>
        <w:t>a signature of competition</w:t>
      </w:r>
      <w:r w:rsidR="00F060CC">
        <w:rPr>
          <w:rFonts w:ascii="Times New Roman" w:hAnsi="Times New Roman" w:cs="Times New Roman"/>
          <w:sz w:val="24"/>
          <w:szCs w:val="24"/>
        </w:rPr>
        <w:t xml:space="preserve">’s effect on species rich </w:t>
      </w:r>
      <w:r w:rsidR="00F060CC" w:rsidRPr="00AE1BCF">
        <w:rPr>
          <w:rFonts w:ascii="Times New Roman" w:hAnsi="Times New Roman" w:cs="Times New Roman"/>
          <w:sz w:val="24"/>
          <w:szCs w:val="24"/>
        </w:rPr>
        <w:t>communit</w:t>
      </w:r>
      <w:r w:rsidR="00F060CC">
        <w:rPr>
          <w:rFonts w:ascii="Times New Roman" w:hAnsi="Times New Roman" w:cs="Times New Roman"/>
          <w:sz w:val="24"/>
          <w:szCs w:val="24"/>
        </w:rPr>
        <w:t>ies</w:t>
      </w:r>
      <w:r w:rsidR="00F060CC" w:rsidRPr="00AE1BCF">
        <w:rPr>
          <w:rFonts w:ascii="Times New Roman" w:hAnsi="Times New Roman" w:cs="Times New Roman"/>
          <w:sz w:val="24"/>
          <w:szCs w:val="24"/>
        </w:rPr>
        <w:t xml:space="preserve"> </w:t>
      </w:r>
      <w:r w:rsidR="00DC1FFA" w:rsidRPr="00AE1BCF">
        <w:rPr>
          <w:rFonts w:ascii="Times New Roman" w:hAnsi="Times New Roman" w:cs="Times New Roman"/>
          <w:sz w:val="24"/>
          <w:szCs w:val="24"/>
        </w:rPr>
        <w:t>(e.g.</w:t>
      </w:r>
      <w:r w:rsidR="005B4106">
        <w:rPr>
          <w:rFonts w:ascii="Times New Roman" w:hAnsi="Times New Roman" w:cs="Times New Roman"/>
          <w:sz w:val="24"/>
          <w:szCs w:val="24"/>
        </w:rPr>
        <w:t>,</w:t>
      </w:r>
      <w:r w:rsidR="00DC1FFA" w:rsidRPr="00AE1BCF">
        <w:rPr>
          <w:rFonts w:ascii="Times New Roman" w:hAnsi="Times New Roman" w:cs="Times New Roman"/>
          <w:sz w:val="24"/>
          <w:szCs w:val="24"/>
        </w:rPr>
        <w:t xml:space="preserve"> </w:t>
      </w:r>
      <w:proofErr w:type="spellStart"/>
      <w:r w:rsidR="00DC1FFA" w:rsidRPr="00AE1BCF">
        <w:rPr>
          <w:rFonts w:ascii="Times New Roman" w:hAnsi="Times New Roman" w:cs="Times New Roman"/>
          <w:sz w:val="24"/>
          <w:szCs w:val="24"/>
        </w:rPr>
        <w:t>Losos</w:t>
      </w:r>
      <w:proofErr w:type="spellEnd"/>
      <w:r w:rsidR="009306BF">
        <w:rPr>
          <w:rFonts w:ascii="Times New Roman" w:hAnsi="Times New Roman" w:cs="Times New Roman"/>
          <w:sz w:val="24"/>
          <w:szCs w:val="24"/>
        </w:rPr>
        <w:t xml:space="preserve"> </w:t>
      </w:r>
      <w:r w:rsidR="00DC1FFA" w:rsidRPr="00AE1BCF">
        <w:rPr>
          <w:rFonts w:ascii="Times New Roman" w:hAnsi="Times New Roman" w:cs="Times New Roman"/>
          <w:sz w:val="24"/>
          <w:szCs w:val="24"/>
        </w:rPr>
        <w:t xml:space="preserve">2008; </w:t>
      </w:r>
      <w:proofErr w:type="spellStart"/>
      <w:r w:rsidR="00DC1FFA" w:rsidRPr="00AE1BCF">
        <w:rPr>
          <w:rFonts w:ascii="Times New Roman" w:hAnsi="Times New Roman" w:cs="Times New Roman"/>
          <w:sz w:val="24"/>
          <w:szCs w:val="24"/>
        </w:rPr>
        <w:t>Cavander</w:t>
      </w:r>
      <w:proofErr w:type="spellEnd"/>
      <w:r w:rsidR="00DC1FFA" w:rsidRPr="00AE1BCF">
        <w:rPr>
          <w:rFonts w:ascii="Times New Roman" w:hAnsi="Times New Roman" w:cs="Times New Roman"/>
          <w:sz w:val="24"/>
          <w:szCs w:val="24"/>
        </w:rPr>
        <w:t xml:space="preserve">-Bares et.al. 2009; Emerson and Gillespie, 2008). </w:t>
      </w:r>
      <w:r w:rsidRPr="00AE1BCF">
        <w:rPr>
          <w:rFonts w:ascii="Times New Roman" w:hAnsi="Times New Roman" w:cs="Times New Roman"/>
          <w:sz w:val="24"/>
          <w:szCs w:val="24"/>
        </w:rPr>
        <w:t xml:space="preserve">Failure to detect </w:t>
      </w:r>
      <w:r w:rsidR="005B4106">
        <w:rPr>
          <w:rFonts w:ascii="Times New Roman" w:hAnsi="Times New Roman" w:cs="Times New Roman"/>
          <w:sz w:val="24"/>
          <w:szCs w:val="24"/>
        </w:rPr>
        <w:t>overdispersion</w:t>
      </w:r>
      <w:r w:rsidR="005B4106" w:rsidRPr="00AE1BCF">
        <w:rPr>
          <w:rFonts w:ascii="Times New Roman" w:hAnsi="Times New Roman" w:cs="Times New Roman"/>
          <w:sz w:val="24"/>
          <w:szCs w:val="24"/>
        </w:rPr>
        <w:t xml:space="preserve"> </w:t>
      </w:r>
      <w:r w:rsidR="00F060CC">
        <w:rPr>
          <w:rFonts w:ascii="Times New Roman" w:hAnsi="Times New Roman" w:cs="Times New Roman"/>
          <w:sz w:val="24"/>
          <w:szCs w:val="24"/>
        </w:rPr>
        <w:t xml:space="preserve">in such traits </w:t>
      </w:r>
      <w:r w:rsidRPr="00AE1BCF">
        <w:rPr>
          <w:rFonts w:ascii="Times New Roman" w:hAnsi="Times New Roman" w:cs="Times New Roman"/>
          <w:sz w:val="24"/>
          <w:szCs w:val="24"/>
        </w:rPr>
        <w:t xml:space="preserve">is taken as evidence </w:t>
      </w:r>
      <w:r w:rsidR="006F0A66">
        <w:rPr>
          <w:rFonts w:ascii="Times New Roman" w:hAnsi="Times New Roman" w:cs="Times New Roman"/>
          <w:sz w:val="24"/>
          <w:szCs w:val="24"/>
        </w:rPr>
        <w:t xml:space="preserve">that </w:t>
      </w:r>
      <w:r w:rsidRPr="00AE1BCF">
        <w:rPr>
          <w:rFonts w:ascii="Times New Roman" w:hAnsi="Times New Roman" w:cs="Times New Roman"/>
          <w:sz w:val="24"/>
          <w:szCs w:val="24"/>
        </w:rPr>
        <w:t xml:space="preserve">competition </w:t>
      </w:r>
      <w:r w:rsidR="006F0A66">
        <w:rPr>
          <w:rFonts w:ascii="Times New Roman" w:hAnsi="Times New Roman" w:cs="Times New Roman"/>
          <w:sz w:val="24"/>
          <w:szCs w:val="24"/>
        </w:rPr>
        <w:t>plays little role in structuring communities</w:t>
      </w:r>
      <w:r w:rsidRPr="00AE1BCF">
        <w:rPr>
          <w:rFonts w:ascii="Times New Roman" w:hAnsi="Times New Roman" w:cs="Times New Roman"/>
          <w:sz w:val="24"/>
          <w:szCs w:val="24"/>
        </w:rPr>
        <w:t xml:space="preserve">. </w:t>
      </w:r>
      <w:bookmarkEnd w:id="3"/>
    </w:p>
    <w:p w14:paraId="1B8306F2" w14:textId="6AFD0519" w:rsidR="003F3469" w:rsidRPr="00AE1BCF" w:rsidRDefault="00F9153B" w:rsidP="002A6A62">
      <w:pPr>
        <w:rPr>
          <w:rFonts w:ascii="Times New Roman" w:hAnsi="Times New Roman" w:cs="Times New Roman"/>
          <w:iCs/>
          <w:color w:val="000000" w:themeColor="text1"/>
          <w:sz w:val="24"/>
          <w:szCs w:val="24"/>
        </w:rPr>
      </w:pPr>
      <w:r w:rsidRPr="00AE1BCF">
        <w:rPr>
          <w:rFonts w:ascii="Times New Roman" w:hAnsi="Times New Roman" w:cs="Times New Roman"/>
          <w:sz w:val="24"/>
          <w:szCs w:val="24"/>
        </w:rPr>
        <w:t>However,</w:t>
      </w:r>
      <w:r w:rsidR="00F35D8D" w:rsidRPr="00AE1BCF">
        <w:rPr>
          <w:rFonts w:ascii="Times New Roman" w:eastAsia="Times New Roman" w:hAnsi="Times New Roman" w:cs="Times New Roman"/>
          <w:sz w:val="24"/>
          <w:szCs w:val="24"/>
        </w:rPr>
        <w:t xml:space="preserve"> the g</w:t>
      </w:r>
      <w:r w:rsidR="00AB629B" w:rsidRPr="00AE1BCF">
        <w:rPr>
          <w:rFonts w:ascii="Times New Roman" w:hAnsi="Times New Roman" w:cs="Times New Roman"/>
          <w:sz w:val="24"/>
          <w:szCs w:val="24"/>
        </w:rPr>
        <w:t xml:space="preserve">enerality of </w:t>
      </w:r>
      <w:r w:rsidRPr="00AE1BCF">
        <w:rPr>
          <w:rFonts w:ascii="Times New Roman" w:hAnsi="Times New Roman" w:cs="Times New Roman"/>
          <w:sz w:val="24"/>
          <w:szCs w:val="24"/>
        </w:rPr>
        <w:t>such expectations</w:t>
      </w:r>
      <w:r w:rsidR="00AB629B" w:rsidRPr="00AE1BCF">
        <w:rPr>
          <w:rFonts w:ascii="Times New Roman" w:hAnsi="Times New Roman" w:cs="Times New Roman"/>
          <w:sz w:val="24"/>
          <w:szCs w:val="24"/>
        </w:rPr>
        <w:t xml:space="preserve"> </w:t>
      </w:r>
      <w:r w:rsidR="00F35D8D" w:rsidRPr="00AE1BCF">
        <w:rPr>
          <w:rFonts w:ascii="Times New Roman" w:hAnsi="Times New Roman" w:cs="Times New Roman"/>
          <w:sz w:val="24"/>
          <w:szCs w:val="24"/>
        </w:rPr>
        <w:t>has been challenged and alternative theoretical possibilities have been presented.</w:t>
      </w:r>
      <w:r w:rsidRPr="00AE1BCF">
        <w:rPr>
          <w:rFonts w:ascii="Times New Roman" w:hAnsi="Times New Roman" w:cs="Times New Roman"/>
          <w:sz w:val="24"/>
          <w:szCs w:val="24"/>
        </w:rPr>
        <w:t xml:space="preserve"> </w:t>
      </w:r>
      <w:r w:rsidR="007F0A05" w:rsidRPr="00AE1BCF">
        <w:rPr>
          <w:rFonts w:ascii="Times New Roman" w:hAnsi="Times New Roman" w:cs="Times New Roman"/>
          <w:sz w:val="24"/>
          <w:szCs w:val="24"/>
        </w:rPr>
        <w:t xml:space="preserve">Many </w:t>
      </w:r>
      <w:r w:rsidR="00D51B81">
        <w:rPr>
          <w:rFonts w:ascii="Times New Roman" w:hAnsi="Times New Roman" w:cs="Times New Roman"/>
          <w:sz w:val="24"/>
          <w:szCs w:val="24"/>
        </w:rPr>
        <w:t>studies</w:t>
      </w:r>
      <w:r w:rsidR="007F0A05" w:rsidRPr="00AE1BCF">
        <w:rPr>
          <w:rFonts w:ascii="Times New Roman" w:hAnsi="Times New Roman" w:cs="Times New Roman"/>
          <w:sz w:val="24"/>
          <w:szCs w:val="24"/>
        </w:rPr>
        <w:t xml:space="preserve"> have described specific ecological contexts which may lead to convergent trait evolution with arbitrarily similar species coexisting in a community</w:t>
      </w:r>
      <w:r w:rsidR="00D51B81">
        <w:rPr>
          <w:rFonts w:ascii="Times New Roman" w:hAnsi="Times New Roman" w:cs="Times New Roman"/>
          <w:sz w:val="24"/>
          <w:szCs w:val="24"/>
        </w:rPr>
        <w:t xml:space="preserve"> </w:t>
      </w:r>
      <w:r w:rsidR="00D51B81">
        <w:rPr>
          <w:rFonts w:ascii="Times New Roman" w:hAnsi="Times New Roman" w:cs="Times New Roman"/>
          <w:sz w:val="24"/>
          <w:szCs w:val="24"/>
        </w:rPr>
        <w:fldChar w:fldCharType="begin" w:fldLock="1"/>
      </w:r>
      <w:r w:rsidR="00B95144">
        <w:rPr>
          <w:rFonts w:ascii="Times New Roman" w:hAnsi="Times New Roman" w:cs="Times New Roman"/>
          <w:sz w:val="24"/>
          <w:szCs w:val="24"/>
        </w:rPr>
        <w:instrText>ADDIN CSL_CITATION {"citationItems":[{"id":"ITEM-1","itemData":{"DOI":"10.1016/0040-5809(74)90039-2","ISSN":"10960325","abstract":"This paper concerns the contrast between guilds whose species show resource partitioning and those that show extensive overlap. Using a Lotka-Volterra model, the ease of invasion by a third species into a guild already containing two species is examined for various shapes of resource utilization curves. I show that (a) a guild is more easily invasible and allows tighter packing if its member species have leptokurtic (thick-tailed) resource utilization curves than if they have platykurtic (thin-tailed) curves; (b) the distribution of niche separation distances is bimodal in a \"thin-tailed\" guild and is unimodal in a \"thick-tailed\" guild; (c) there are three-species guilds such that removal of one particular species leaves a two-species system in which one of the remaining species excludes the other. In this context, competition pressure is a force maintaining species diversity. Groupers (Serranidae) appear to be a thin-tailed guild, and Parrotfish (Scaridae) and Surgeonfish (Acanthuridae) together appear to be a thick-tailed guild, and these guilds show many properties predicted by the model. I conjecture that thick-tailed guilds form when the constituent species are selected to be generalists and apply this idea to tropical fruit- and flower-feeding birds. ©1974.","author":[{"dropping-particle":"","family":"Roughgarden","given":"Jonathan","non-dropping-particle":"","parse-names":false,"suffix":""}],"container-title":"Theoretical Population Biology","id":"ITEM-1","issue":"2","issued":{"date-parts":[["1974"]]},"page":"163-186","title":"Species packing and the competition function with illustrations from coral reef fish","type":"article-journal","volume":"5"},"uris":["http://www.mendeley.com/documents/?uuid=5f439093-0bcf-4b04-9ab3-fb2d006f157f"]},{"id":"ITEM-2","itemData":{"DOI":"10.1073/pnas.0508024103","ISSN":"00278424","abstract":"Ecologists have long been puzzled by the fact that there are so many similar species in nature. Here we show that self-organized clusters of look-a-likes may emerge spontaneously from coevolution of competitors. The explanation is that there are two alternative ways to survive together: being sufficiently different or being sufficiently similar. Using a model based on classical competition theory, we demonstrate a tendency for evolutionary emergence of regularly spaced lumps of similar species along a niche axis. Indeed, such lumpy patterns are commonly observed in size distributions of organisms ranging from algae, Zooplankton, and beetles to birds and mammals, and could not be well explained by earlier theory. Our results suggest that these patterns may represent self-constructed niches emerging from competitive interactions. A corollary of our findings is that, whereas in species-poor communities sympatric speciation and invasion of open niches is possible, species-saturated communities may be characterized by convergent evolution and invasion by look-a-likes. © 2006 by The National Academy of Sciences of the USA.","author":[{"dropping-particle":"","family":"Scheffer","given":"Marten","non-dropping-particle":"","parse-names":false,"suffix":""},{"dropping-particle":"","family":"Nes","given":"Egbert H.","non-dropping-particle":"Van","parse-names":false,"suffix":""}],"container-title":"Proceedings of the National Academy of Sciences of the United States of America","id":"ITEM-2","issue":"16","issued":{"date-parts":[["2006"]]},"page":"6230-6235","title":"Self-organized similarity, the evolutionary emergence of groups of similar species","type":"article-journal","volume":"103"},"uris":["http://www.mendeley.com/documents/?uuid=a3da70ea-ce0a-40ca-a868-50bb5bbcc7fe"]}],"mendeley":{"formattedCitation":"(Roughgarden 1974; Scheffer and Van Nes 2006)","manualFormatting":"(e.g., Roughgarden 1974; Scheffer and Van Nes 2006)","plainTextFormattedCitation":"(Roughgarden 1974; Scheffer and Van Nes 2006)","previouslyFormattedCitation":"(Roughgarden 1974; Scheffer and Van Nes 2006)"},"properties":{"noteIndex":0},"schema":"https://github.com/citation-style-language/schema/raw/master/csl-citation.json"}</w:instrText>
      </w:r>
      <w:r w:rsidR="00D51B81">
        <w:rPr>
          <w:rFonts w:ascii="Times New Roman" w:hAnsi="Times New Roman" w:cs="Times New Roman"/>
          <w:sz w:val="24"/>
          <w:szCs w:val="24"/>
        </w:rPr>
        <w:fldChar w:fldCharType="separate"/>
      </w:r>
      <w:r w:rsidR="00D51B81" w:rsidRPr="00D51B81">
        <w:rPr>
          <w:rFonts w:ascii="Times New Roman" w:hAnsi="Times New Roman" w:cs="Times New Roman"/>
          <w:noProof/>
          <w:sz w:val="24"/>
          <w:szCs w:val="24"/>
        </w:rPr>
        <w:t>(</w:t>
      </w:r>
      <w:r w:rsidR="00D51B81">
        <w:rPr>
          <w:rFonts w:ascii="Times New Roman" w:hAnsi="Times New Roman" w:cs="Times New Roman"/>
          <w:noProof/>
          <w:sz w:val="24"/>
          <w:szCs w:val="24"/>
        </w:rPr>
        <w:t>e.g.</w:t>
      </w:r>
      <w:r w:rsidR="009441C9">
        <w:rPr>
          <w:rFonts w:ascii="Times New Roman" w:hAnsi="Times New Roman" w:cs="Times New Roman"/>
          <w:noProof/>
          <w:sz w:val="24"/>
          <w:szCs w:val="24"/>
        </w:rPr>
        <w:t>,</w:t>
      </w:r>
      <w:r w:rsidR="00D51B81">
        <w:rPr>
          <w:rFonts w:ascii="Times New Roman" w:hAnsi="Times New Roman" w:cs="Times New Roman"/>
          <w:noProof/>
          <w:sz w:val="24"/>
          <w:szCs w:val="24"/>
        </w:rPr>
        <w:t xml:space="preserve"> </w:t>
      </w:r>
      <w:r w:rsidR="00D51B81" w:rsidRPr="00D51B81">
        <w:rPr>
          <w:rFonts w:ascii="Times New Roman" w:hAnsi="Times New Roman" w:cs="Times New Roman"/>
          <w:noProof/>
          <w:sz w:val="24"/>
          <w:szCs w:val="24"/>
        </w:rPr>
        <w:t>Roughgarden 1974; Scheffer and Van Nes 2006)</w:t>
      </w:r>
      <w:r w:rsidR="00D51B81">
        <w:rPr>
          <w:rFonts w:ascii="Times New Roman" w:hAnsi="Times New Roman" w:cs="Times New Roman"/>
          <w:sz w:val="24"/>
          <w:szCs w:val="24"/>
        </w:rPr>
        <w:fldChar w:fldCharType="end"/>
      </w:r>
      <w:r w:rsidR="00D51B81">
        <w:rPr>
          <w:rFonts w:ascii="Times New Roman" w:hAnsi="Times New Roman" w:cs="Times New Roman"/>
          <w:sz w:val="24"/>
          <w:szCs w:val="24"/>
        </w:rPr>
        <w:t xml:space="preserve"> </w:t>
      </w:r>
      <w:r w:rsidR="007F0A05" w:rsidRPr="00AE1BCF">
        <w:rPr>
          <w:rFonts w:ascii="Times New Roman" w:hAnsi="Times New Roman" w:cs="Times New Roman"/>
          <w:sz w:val="24"/>
          <w:szCs w:val="24"/>
        </w:rPr>
        <w:t xml:space="preserve">. </w:t>
      </w:r>
      <w:r w:rsidRPr="00AE1BCF">
        <w:rPr>
          <w:rFonts w:ascii="Times New Roman" w:hAnsi="Times New Roman" w:cs="Times New Roman"/>
          <w:sz w:val="24"/>
          <w:szCs w:val="24"/>
        </w:rPr>
        <w:t>Also</w:t>
      </w:r>
      <w:r w:rsidR="007F0A05" w:rsidRPr="00AE1BCF">
        <w:rPr>
          <w:rFonts w:ascii="Times New Roman" w:hAnsi="Times New Roman" w:cs="Times New Roman"/>
          <w:sz w:val="24"/>
          <w:szCs w:val="24"/>
        </w:rPr>
        <w:t>,</w:t>
      </w:r>
      <w:r w:rsidR="007F0A05" w:rsidRPr="00AE1BCF">
        <w:rPr>
          <w:rFonts w:ascii="Times New Roman" w:eastAsia="Times New Roman" w:hAnsi="Times New Roman" w:cs="Times New Roman"/>
          <w:sz w:val="24"/>
          <w:szCs w:val="24"/>
        </w:rPr>
        <w:t xml:space="preserve"> the recent proliferation of </w:t>
      </w:r>
      <w:r w:rsidR="00FB6B82" w:rsidRPr="00AE1BCF">
        <w:rPr>
          <w:rFonts w:ascii="Times New Roman" w:eastAsia="Times New Roman" w:hAnsi="Times New Roman" w:cs="Times New Roman"/>
          <w:sz w:val="24"/>
          <w:szCs w:val="24"/>
        </w:rPr>
        <w:t xml:space="preserve">data on </w:t>
      </w:r>
      <w:r w:rsidR="007F0A05" w:rsidRPr="00AE1BCF">
        <w:rPr>
          <w:rFonts w:ascii="Times New Roman" w:eastAsia="Times New Roman" w:hAnsi="Times New Roman" w:cs="Times New Roman"/>
          <w:sz w:val="24"/>
          <w:szCs w:val="24"/>
        </w:rPr>
        <w:t xml:space="preserve">detailed </w:t>
      </w:r>
      <w:r w:rsidR="007F0A05" w:rsidRPr="00AE1BCF">
        <w:rPr>
          <w:rFonts w:ascii="Times New Roman" w:hAnsi="Times New Roman" w:cs="Times New Roman"/>
          <w:sz w:val="24"/>
          <w:szCs w:val="24"/>
        </w:rPr>
        <w:t xml:space="preserve">species interaction networks for species-rich communities has revealed the prevalence of highly modular structures </w:t>
      </w:r>
      <w:proofErr w:type="gramStart"/>
      <w:r w:rsidR="007F0A05" w:rsidRPr="00AE1BCF">
        <w:rPr>
          <w:rFonts w:ascii="Times New Roman" w:hAnsi="Times New Roman" w:cs="Times New Roman"/>
          <w:sz w:val="24"/>
          <w:szCs w:val="24"/>
        </w:rPr>
        <w:t>i.e.</w:t>
      </w:r>
      <w:proofErr w:type="gramEnd"/>
      <w:r w:rsidR="007F0A05" w:rsidRPr="00AE1BCF">
        <w:rPr>
          <w:rFonts w:ascii="Times New Roman" w:hAnsi="Times New Roman" w:cs="Times New Roman"/>
          <w:sz w:val="24"/>
          <w:szCs w:val="24"/>
        </w:rPr>
        <w:t xml:space="preserve"> presence of strong interactions among subsets of species in communities (e.g.</w:t>
      </w:r>
      <w:r w:rsidR="009441C9">
        <w:rPr>
          <w:rFonts w:ascii="Times New Roman" w:hAnsi="Times New Roman" w:cs="Times New Roman"/>
          <w:sz w:val="24"/>
          <w:szCs w:val="24"/>
        </w:rPr>
        <w:t>,</w:t>
      </w:r>
      <w:r w:rsidR="007F0A05" w:rsidRPr="00AE1BCF">
        <w:rPr>
          <w:rFonts w:ascii="Times New Roman" w:hAnsi="Times New Roman" w:cs="Times New Roman"/>
          <w:sz w:val="24"/>
          <w:szCs w:val="24"/>
        </w:rPr>
        <w:t xml:space="preserve"> Montoya et.al., 2015; Dattilo et.al., 2013). </w:t>
      </w:r>
      <w:r w:rsidR="00FB6B82" w:rsidRPr="00AE1BCF">
        <w:rPr>
          <w:rFonts w:ascii="Times New Roman" w:hAnsi="Times New Roman" w:cs="Times New Roman"/>
          <w:sz w:val="24"/>
          <w:szCs w:val="24"/>
        </w:rPr>
        <w:t xml:space="preserve">These structures </w:t>
      </w:r>
      <w:r w:rsidR="001D1F46">
        <w:rPr>
          <w:rFonts w:ascii="Times New Roman" w:hAnsi="Times New Roman" w:cs="Times New Roman"/>
          <w:sz w:val="24"/>
          <w:szCs w:val="24"/>
        </w:rPr>
        <w:t>represent a</w:t>
      </w:r>
      <w:r w:rsidR="007F0A05" w:rsidRPr="00AE1BCF">
        <w:rPr>
          <w:rFonts w:ascii="Times New Roman" w:hAnsi="Times New Roman" w:cs="Times New Roman"/>
          <w:sz w:val="24"/>
          <w:szCs w:val="24"/>
        </w:rPr>
        <w:t xml:space="preserve"> </w:t>
      </w:r>
      <w:r w:rsidR="00FB6B82" w:rsidRPr="00AE1BCF">
        <w:rPr>
          <w:rFonts w:ascii="Times New Roman" w:hAnsi="Times New Roman" w:cs="Times New Roman"/>
          <w:sz w:val="24"/>
          <w:szCs w:val="24"/>
        </w:rPr>
        <w:t>prevalence o</w:t>
      </w:r>
      <w:r w:rsidR="00D51B81">
        <w:rPr>
          <w:rFonts w:ascii="Times New Roman" w:hAnsi="Times New Roman" w:cs="Times New Roman"/>
          <w:sz w:val="24"/>
          <w:szCs w:val="24"/>
        </w:rPr>
        <w:t>f</w:t>
      </w:r>
      <w:r w:rsidR="00FB6B82" w:rsidRPr="00AE1BCF">
        <w:rPr>
          <w:rFonts w:ascii="Times New Roman" w:hAnsi="Times New Roman" w:cs="Times New Roman"/>
          <w:sz w:val="24"/>
          <w:szCs w:val="24"/>
        </w:rPr>
        <w:t xml:space="preserve"> </w:t>
      </w:r>
      <w:r w:rsidR="007F0A05" w:rsidRPr="00AE1BCF">
        <w:rPr>
          <w:rFonts w:ascii="Times New Roman" w:hAnsi="Times New Roman" w:cs="Times New Roman"/>
          <w:sz w:val="24"/>
          <w:szCs w:val="24"/>
        </w:rPr>
        <w:t>high overlap in their resource use</w:t>
      </w:r>
      <w:r w:rsidR="001D1F46">
        <w:rPr>
          <w:rFonts w:ascii="Times New Roman" w:hAnsi="Times New Roman" w:cs="Times New Roman"/>
          <w:sz w:val="24"/>
          <w:szCs w:val="24"/>
        </w:rPr>
        <w:t xml:space="preserve"> indicating persistent competitive interactions</w:t>
      </w:r>
      <w:r w:rsidR="007F0A05" w:rsidRPr="00AE1BCF">
        <w:rPr>
          <w:rFonts w:ascii="Times New Roman" w:hAnsi="Times New Roman" w:cs="Times New Roman"/>
          <w:sz w:val="24"/>
          <w:szCs w:val="24"/>
        </w:rPr>
        <w:t xml:space="preserve">. </w:t>
      </w:r>
      <w:r w:rsidR="00E218B1" w:rsidRPr="00AE1BCF">
        <w:rPr>
          <w:rFonts w:ascii="Times New Roman" w:hAnsi="Times New Roman" w:cs="Times New Roman"/>
          <w:sz w:val="24"/>
          <w:szCs w:val="24"/>
        </w:rPr>
        <w:t>Th</w:t>
      </w:r>
      <w:r w:rsidR="001D1F46">
        <w:rPr>
          <w:rFonts w:ascii="Times New Roman" w:hAnsi="Times New Roman" w:cs="Times New Roman"/>
          <w:sz w:val="24"/>
          <w:szCs w:val="24"/>
        </w:rPr>
        <w:t>e apparent paradox</w:t>
      </w:r>
      <w:r w:rsidR="00E218B1" w:rsidRPr="00AE1BCF">
        <w:rPr>
          <w:rFonts w:ascii="Times New Roman" w:hAnsi="Times New Roman" w:cs="Times New Roman"/>
          <w:sz w:val="24"/>
          <w:szCs w:val="24"/>
        </w:rPr>
        <w:t xml:space="preserve"> raised by </w:t>
      </w:r>
      <w:r w:rsidR="001D1F46">
        <w:rPr>
          <w:rFonts w:ascii="Times New Roman" w:hAnsi="Times New Roman" w:cs="Times New Roman"/>
          <w:iCs/>
          <w:color w:val="000000" w:themeColor="text1"/>
          <w:sz w:val="24"/>
          <w:szCs w:val="24"/>
        </w:rPr>
        <w:t>such</w:t>
      </w:r>
      <w:r w:rsidR="00E218B1" w:rsidRPr="00AE1BCF">
        <w:rPr>
          <w:rFonts w:ascii="Times New Roman" w:hAnsi="Times New Roman" w:cs="Times New Roman"/>
          <w:iCs/>
          <w:color w:val="000000" w:themeColor="text1"/>
          <w:sz w:val="24"/>
          <w:szCs w:val="24"/>
        </w:rPr>
        <w:t xml:space="preserve"> </w:t>
      </w:r>
      <w:r w:rsidR="007F0A05" w:rsidRPr="00AE1BCF">
        <w:rPr>
          <w:rFonts w:ascii="Times New Roman" w:hAnsi="Times New Roman" w:cs="Times New Roman"/>
          <w:iCs/>
          <w:color w:val="000000" w:themeColor="text1"/>
          <w:sz w:val="24"/>
          <w:szCs w:val="24"/>
        </w:rPr>
        <w:t xml:space="preserve">theoretical and empirical </w:t>
      </w:r>
      <w:r w:rsidR="00E218B1" w:rsidRPr="00AE1BCF">
        <w:rPr>
          <w:rFonts w:ascii="Times New Roman" w:hAnsi="Times New Roman" w:cs="Times New Roman"/>
          <w:iCs/>
          <w:color w:val="000000" w:themeColor="text1"/>
          <w:sz w:val="24"/>
          <w:szCs w:val="24"/>
        </w:rPr>
        <w:t>work</w:t>
      </w:r>
      <w:r w:rsidR="001D1F46">
        <w:rPr>
          <w:rFonts w:ascii="Times New Roman" w:hAnsi="Times New Roman" w:cs="Times New Roman"/>
          <w:iCs/>
          <w:color w:val="000000" w:themeColor="text1"/>
          <w:sz w:val="24"/>
          <w:szCs w:val="24"/>
        </w:rPr>
        <w:t>s</w:t>
      </w:r>
      <w:r w:rsidR="00E218B1" w:rsidRPr="00AE1BCF">
        <w:rPr>
          <w:rFonts w:ascii="Times New Roman" w:hAnsi="Times New Roman" w:cs="Times New Roman"/>
          <w:iCs/>
          <w:color w:val="000000" w:themeColor="text1"/>
          <w:sz w:val="24"/>
          <w:szCs w:val="24"/>
        </w:rPr>
        <w:t xml:space="preserve"> has</w:t>
      </w:r>
      <w:r w:rsidR="007F0A05" w:rsidRPr="00AE1BCF">
        <w:rPr>
          <w:rFonts w:ascii="Times New Roman" w:hAnsi="Times New Roman" w:cs="Times New Roman"/>
          <w:iCs/>
          <w:color w:val="000000" w:themeColor="text1"/>
          <w:sz w:val="24"/>
          <w:szCs w:val="24"/>
        </w:rPr>
        <w:t xml:space="preserve"> yet to be sufficiently </w:t>
      </w:r>
      <w:r w:rsidR="00E218B1" w:rsidRPr="00AE1BCF">
        <w:rPr>
          <w:rFonts w:ascii="Times New Roman" w:hAnsi="Times New Roman" w:cs="Times New Roman"/>
          <w:iCs/>
          <w:color w:val="000000" w:themeColor="text1"/>
          <w:sz w:val="24"/>
          <w:szCs w:val="24"/>
        </w:rPr>
        <w:t>explained</w:t>
      </w:r>
      <w:r w:rsidR="007F0A05" w:rsidRPr="00AE1BCF">
        <w:rPr>
          <w:rFonts w:ascii="Times New Roman" w:hAnsi="Times New Roman" w:cs="Times New Roman"/>
          <w:iCs/>
          <w:color w:val="000000" w:themeColor="text1"/>
          <w:sz w:val="24"/>
          <w:szCs w:val="24"/>
        </w:rPr>
        <w:t>.</w:t>
      </w:r>
      <w:r w:rsidR="001D1F46">
        <w:rPr>
          <w:rFonts w:ascii="Times New Roman" w:hAnsi="Times New Roman" w:cs="Times New Roman"/>
          <w:iCs/>
          <w:color w:val="000000" w:themeColor="text1"/>
          <w:sz w:val="24"/>
          <w:szCs w:val="24"/>
        </w:rPr>
        <w:t xml:space="preserve"> Thus, it becomes </w:t>
      </w:r>
      <w:r w:rsidR="007F0A05" w:rsidRPr="00AE1BCF">
        <w:rPr>
          <w:rFonts w:ascii="Times New Roman" w:hAnsi="Times New Roman" w:cs="Times New Roman"/>
          <w:iCs/>
          <w:color w:val="000000" w:themeColor="text1"/>
          <w:sz w:val="24"/>
          <w:szCs w:val="24"/>
        </w:rPr>
        <w:t xml:space="preserve">important to </w:t>
      </w:r>
      <w:r w:rsidR="00FB6B82" w:rsidRPr="00AE1BCF">
        <w:rPr>
          <w:rFonts w:ascii="Times New Roman" w:hAnsi="Times New Roman" w:cs="Times New Roman"/>
          <w:iCs/>
          <w:color w:val="000000" w:themeColor="text1"/>
          <w:sz w:val="24"/>
          <w:szCs w:val="24"/>
        </w:rPr>
        <w:t>identify the</w:t>
      </w:r>
      <w:r w:rsidR="007F0A05" w:rsidRPr="00AE1BCF">
        <w:rPr>
          <w:rFonts w:ascii="Times New Roman" w:hAnsi="Times New Roman" w:cs="Times New Roman"/>
          <w:iCs/>
          <w:color w:val="000000" w:themeColor="text1"/>
          <w:sz w:val="24"/>
          <w:szCs w:val="24"/>
        </w:rPr>
        <w:t xml:space="preserve"> conditions under which competition may or may not lead to trait-overdispersion patterns </w:t>
      </w:r>
      <w:r w:rsidR="00E218B1" w:rsidRPr="00AE1BCF">
        <w:rPr>
          <w:rFonts w:ascii="Times New Roman" w:hAnsi="Times New Roman" w:cs="Times New Roman"/>
          <w:iCs/>
          <w:color w:val="000000" w:themeColor="text1"/>
          <w:sz w:val="24"/>
          <w:szCs w:val="24"/>
        </w:rPr>
        <w:t>if we are</w:t>
      </w:r>
      <w:r w:rsidR="007F0A05" w:rsidRPr="00AE1BCF">
        <w:rPr>
          <w:rFonts w:ascii="Times New Roman" w:hAnsi="Times New Roman" w:cs="Times New Roman"/>
          <w:iCs/>
          <w:color w:val="000000" w:themeColor="text1"/>
          <w:sz w:val="24"/>
          <w:szCs w:val="24"/>
        </w:rPr>
        <w:t xml:space="preserve"> to </w:t>
      </w:r>
      <w:r w:rsidR="00E218B1" w:rsidRPr="00AE1BCF">
        <w:rPr>
          <w:rFonts w:ascii="Times New Roman" w:hAnsi="Times New Roman" w:cs="Times New Roman"/>
          <w:iCs/>
          <w:color w:val="000000" w:themeColor="text1"/>
          <w:sz w:val="24"/>
          <w:szCs w:val="24"/>
        </w:rPr>
        <w:t xml:space="preserve">accurately </w:t>
      </w:r>
      <w:r w:rsidR="007F0A05" w:rsidRPr="00AE1BCF">
        <w:rPr>
          <w:rFonts w:ascii="Times New Roman" w:hAnsi="Times New Roman" w:cs="Times New Roman"/>
          <w:iCs/>
          <w:color w:val="000000" w:themeColor="text1"/>
          <w:sz w:val="24"/>
          <w:szCs w:val="24"/>
        </w:rPr>
        <w:t xml:space="preserve">test </w:t>
      </w:r>
      <w:r w:rsidR="00E218B1" w:rsidRPr="00AE1BCF">
        <w:rPr>
          <w:rFonts w:ascii="Times New Roman" w:hAnsi="Times New Roman" w:cs="Times New Roman"/>
          <w:iCs/>
          <w:color w:val="000000" w:themeColor="text1"/>
          <w:sz w:val="24"/>
          <w:szCs w:val="24"/>
        </w:rPr>
        <w:t xml:space="preserve">the importance of competitive interactions in structuring communities </w:t>
      </w:r>
      <w:r w:rsidR="007F0A05" w:rsidRPr="00AE1BCF">
        <w:rPr>
          <w:rFonts w:ascii="Times New Roman" w:hAnsi="Times New Roman" w:cs="Times New Roman"/>
          <w:iCs/>
          <w:color w:val="000000" w:themeColor="text1"/>
          <w:sz w:val="24"/>
          <w:szCs w:val="24"/>
        </w:rPr>
        <w:t xml:space="preserve">with </w:t>
      </w:r>
      <w:r w:rsidR="00E218B1" w:rsidRPr="00AE1BCF">
        <w:rPr>
          <w:rFonts w:ascii="Times New Roman" w:hAnsi="Times New Roman" w:cs="Times New Roman"/>
          <w:iCs/>
          <w:color w:val="000000" w:themeColor="text1"/>
          <w:sz w:val="24"/>
          <w:szCs w:val="24"/>
        </w:rPr>
        <w:t xml:space="preserve">the growing body </w:t>
      </w:r>
      <w:r w:rsidR="007F0A05" w:rsidRPr="00AE1BCF">
        <w:rPr>
          <w:rFonts w:ascii="Times New Roman" w:hAnsi="Times New Roman" w:cs="Times New Roman"/>
          <w:iCs/>
          <w:color w:val="000000" w:themeColor="text1"/>
          <w:sz w:val="24"/>
          <w:szCs w:val="24"/>
        </w:rPr>
        <w:t xml:space="preserve">rich empirical data. </w:t>
      </w:r>
    </w:p>
    <w:p w14:paraId="2C6F09E5" w14:textId="5CE696A4" w:rsidR="00BC5C3E" w:rsidRPr="00AE1BCF" w:rsidRDefault="00706985" w:rsidP="002A6A62">
      <w:pP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Previous theoretical approaches predominantly have been based on niche theory</w:t>
      </w:r>
      <w:r w:rsidR="00346577">
        <w:rPr>
          <w:rFonts w:ascii="Times New Roman" w:hAnsi="Times New Roman" w:cs="Times New Roman"/>
          <w:iCs/>
          <w:color w:val="000000" w:themeColor="text1"/>
          <w:sz w:val="24"/>
          <w:szCs w:val="24"/>
        </w:rPr>
        <w:t xml:space="preserve"> which allows one to describe competition as an overlap in niches</w:t>
      </w:r>
      <w:r>
        <w:rPr>
          <w:rFonts w:ascii="Times New Roman" w:hAnsi="Times New Roman" w:cs="Times New Roman"/>
          <w:iCs/>
          <w:color w:val="000000" w:themeColor="text1"/>
          <w:sz w:val="24"/>
          <w:szCs w:val="24"/>
        </w:rPr>
        <w:t xml:space="preserve">. </w:t>
      </w:r>
      <w:r w:rsidR="00BC5C3E" w:rsidRPr="00AE1BCF">
        <w:rPr>
          <w:rFonts w:ascii="Times New Roman" w:hAnsi="Times New Roman" w:cs="Times New Roman"/>
          <w:iCs/>
          <w:color w:val="000000" w:themeColor="text1"/>
          <w:sz w:val="24"/>
          <w:szCs w:val="24"/>
        </w:rPr>
        <w:t>To create a niche theory</w:t>
      </w:r>
      <w:r w:rsidR="002A7632">
        <w:rPr>
          <w:rFonts w:ascii="Times New Roman" w:hAnsi="Times New Roman" w:cs="Times New Roman"/>
          <w:iCs/>
          <w:color w:val="000000" w:themeColor="text1"/>
          <w:sz w:val="24"/>
          <w:szCs w:val="24"/>
        </w:rPr>
        <w:t>-</w:t>
      </w:r>
      <w:r w:rsidR="00BC5C3E" w:rsidRPr="00AE1BCF">
        <w:rPr>
          <w:rFonts w:ascii="Times New Roman" w:hAnsi="Times New Roman" w:cs="Times New Roman"/>
          <w:iCs/>
          <w:color w:val="000000" w:themeColor="text1"/>
          <w:sz w:val="24"/>
          <w:szCs w:val="24"/>
        </w:rPr>
        <w:t xml:space="preserve">based construct for competitive eco-evolutionary dynamic, one must describe </w:t>
      </w:r>
      <w:r w:rsidR="00D20EA4" w:rsidRPr="00AE1BCF">
        <w:rPr>
          <w:rFonts w:ascii="Times New Roman" w:hAnsi="Times New Roman" w:cs="Times New Roman"/>
          <w:iCs/>
          <w:color w:val="000000" w:themeColor="text1"/>
          <w:sz w:val="24"/>
          <w:szCs w:val="24"/>
        </w:rPr>
        <w:t xml:space="preserve">two components: </w:t>
      </w:r>
      <w:r w:rsidR="00BC5C3E" w:rsidRPr="00AE1BCF">
        <w:rPr>
          <w:rFonts w:ascii="Times New Roman" w:hAnsi="Times New Roman" w:cs="Times New Roman"/>
          <w:iCs/>
          <w:color w:val="000000" w:themeColor="text1"/>
          <w:sz w:val="24"/>
          <w:szCs w:val="24"/>
        </w:rPr>
        <w:t xml:space="preserve">a) how </w:t>
      </w:r>
      <w:r w:rsidR="00D20EA4" w:rsidRPr="00AE1BCF">
        <w:rPr>
          <w:rFonts w:ascii="Times New Roman" w:hAnsi="Times New Roman" w:cs="Times New Roman"/>
          <w:iCs/>
          <w:color w:val="000000" w:themeColor="text1"/>
          <w:sz w:val="24"/>
          <w:szCs w:val="24"/>
        </w:rPr>
        <w:t xml:space="preserve">the </w:t>
      </w:r>
      <w:r w:rsidR="00BC5C3E" w:rsidRPr="00AE1BCF">
        <w:rPr>
          <w:rFonts w:ascii="Times New Roman" w:hAnsi="Times New Roman" w:cs="Times New Roman"/>
          <w:iCs/>
          <w:color w:val="000000" w:themeColor="text1"/>
          <w:sz w:val="24"/>
          <w:szCs w:val="24"/>
        </w:rPr>
        <w:t xml:space="preserve">traits of </w:t>
      </w:r>
      <w:r w:rsidR="00D20EA4" w:rsidRPr="00AE1BCF">
        <w:rPr>
          <w:rFonts w:ascii="Times New Roman" w:hAnsi="Times New Roman" w:cs="Times New Roman"/>
          <w:iCs/>
          <w:color w:val="000000" w:themeColor="text1"/>
          <w:sz w:val="24"/>
          <w:szCs w:val="24"/>
        </w:rPr>
        <w:t xml:space="preserve">the </w:t>
      </w:r>
      <w:r w:rsidR="00BC5C3E" w:rsidRPr="00AE1BCF">
        <w:rPr>
          <w:rFonts w:ascii="Times New Roman" w:hAnsi="Times New Roman" w:cs="Times New Roman"/>
          <w:iCs/>
          <w:color w:val="000000" w:themeColor="text1"/>
          <w:sz w:val="24"/>
          <w:szCs w:val="24"/>
        </w:rPr>
        <w:t xml:space="preserve">competitors </w:t>
      </w:r>
      <w:r w:rsidR="00D20EA4" w:rsidRPr="00AE1BCF">
        <w:rPr>
          <w:rFonts w:ascii="Times New Roman" w:hAnsi="Times New Roman" w:cs="Times New Roman"/>
          <w:iCs/>
          <w:color w:val="000000" w:themeColor="text1"/>
          <w:sz w:val="24"/>
          <w:szCs w:val="24"/>
        </w:rPr>
        <w:t>represent</w:t>
      </w:r>
      <w:r w:rsidR="00BC5C3E" w:rsidRPr="00AE1BCF">
        <w:rPr>
          <w:rFonts w:ascii="Times New Roman" w:hAnsi="Times New Roman" w:cs="Times New Roman"/>
          <w:iCs/>
          <w:color w:val="000000" w:themeColor="text1"/>
          <w:sz w:val="24"/>
          <w:szCs w:val="24"/>
        </w:rPr>
        <w:t xml:space="preserve"> their niches and</w:t>
      </w:r>
      <w:r w:rsidR="00E218B1" w:rsidRPr="00AE1BCF">
        <w:rPr>
          <w:rFonts w:ascii="Times New Roman" w:hAnsi="Times New Roman" w:cs="Times New Roman"/>
          <w:iCs/>
          <w:color w:val="000000" w:themeColor="text1"/>
          <w:sz w:val="24"/>
          <w:szCs w:val="24"/>
        </w:rPr>
        <w:t>, consequently</w:t>
      </w:r>
      <w:r w:rsidR="00BC5C3E" w:rsidRPr="00AE1BCF">
        <w:rPr>
          <w:rFonts w:ascii="Times New Roman" w:hAnsi="Times New Roman" w:cs="Times New Roman"/>
          <w:iCs/>
          <w:color w:val="000000" w:themeColor="text1"/>
          <w:sz w:val="24"/>
          <w:szCs w:val="24"/>
        </w:rPr>
        <w:t xml:space="preserve">, the strength of competition </w:t>
      </w:r>
      <w:r w:rsidR="00D20EA4" w:rsidRPr="00AE1BCF">
        <w:rPr>
          <w:rFonts w:ascii="Times New Roman" w:hAnsi="Times New Roman" w:cs="Times New Roman"/>
          <w:iCs/>
          <w:color w:val="000000" w:themeColor="text1"/>
          <w:sz w:val="24"/>
          <w:szCs w:val="24"/>
        </w:rPr>
        <w:t xml:space="preserve">between them </w:t>
      </w:r>
      <w:r w:rsidR="00BC5C3E" w:rsidRPr="00AE1BCF">
        <w:rPr>
          <w:rFonts w:ascii="Times New Roman" w:hAnsi="Times New Roman" w:cs="Times New Roman"/>
          <w:iCs/>
          <w:color w:val="000000" w:themeColor="text1"/>
          <w:sz w:val="24"/>
          <w:szCs w:val="24"/>
        </w:rPr>
        <w:t>and b) how the trait</w:t>
      </w:r>
      <w:r w:rsidR="00324810" w:rsidRPr="00AE1BCF">
        <w:rPr>
          <w:rFonts w:ascii="Times New Roman" w:hAnsi="Times New Roman" w:cs="Times New Roman"/>
          <w:iCs/>
          <w:color w:val="000000" w:themeColor="text1"/>
          <w:sz w:val="24"/>
          <w:szCs w:val="24"/>
        </w:rPr>
        <w:t xml:space="preserve"> </w:t>
      </w:r>
      <w:r w:rsidR="00D20EA4" w:rsidRPr="00AE1BCF">
        <w:rPr>
          <w:rFonts w:ascii="Times New Roman" w:hAnsi="Times New Roman" w:cs="Times New Roman"/>
          <w:iCs/>
          <w:color w:val="000000" w:themeColor="text1"/>
          <w:sz w:val="24"/>
          <w:szCs w:val="24"/>
        </w:rPr>
        <w:t>distributions</w:t>
      </w:r>
      <w:r w:rsidR="00324810" w:rsidRPr="00AE1BCF">
        <w:rPr>
          <w:rFonts w:ascii="Times New Roman" w:hAnsi="Times New Roman" w:cs="Times New Roman"/>
          <w:iCs/>
          <w:color w:val="000000" w:themeColor="text1"/>
          <w:sz w:val="24"/>
          <w:szCs w:val="24"/>
        </w:rPr>
        <w:t xml:space="preserve"> alter and propagate </w:t>
      </w:r>
      <w:r w:rsidR="00BC5C3E" w:rsidRPr="00AE1BCF">
        <w:rPr>
          <w:rFonts w:ascii="Times New Roman" w:hAnsi="Times New Roman" w:cs="Times New Roman"/>
          <w:iCs/>
          <w:color w:val="000000" w:themeColor="text1"/>
          <w:sz w:val="24"/>
          <w:szCs w:val="24"/>
        </w:rPr>
        <w:t>in response to selection</w:t>
      </w:r>
      <w:r w:rsidR="00324810" w:rsidRPr="00AE1BCF">
        <w:rPr>
          <w:rFonts w:ascii="Times New Roman" w:hAnsi="Times New Roman" w:cs="Times New Roman"/>
          <w:iCs/>
          <w:color w:val="000000" w:themeColor="text1"/>
          <w:sz w:val="24"/>
          <w:szCs w:val="24"/>
        </w:rPr>
        <w:t xml:space="preserve"> due to competition</w:t>
      </w:r>
      <w:r w:rsidR="00BC5C3E" w:rsidRPr="00AE1BCF">
        <w:rPr>
          <w:rFonts w:ascii="Times New Roman" w:hAnsi="Times New Roman" w:cs="Times New Roman"/>
          <w:iCs/>
          <w:color w:val="000000" w:themeColor="text1"/>
          <w:sz w:val="24"/>
          <w:szCs w:val="24"/>
        </w:rPr>
        <w:t>.</w:t>
      </w:r>
      <w:r w:rsidR="00D20EA4" w:rsidRPr="00AE1BCF">
        <w:rPr>
          <w:rFonts w:ascii="Times New Roman" w:hAnsi="Times New Roman" w:cs="Times New Roman"/>
          <w:iCs/>
          <w:color w:val="000000" w:themeColor="text1"/>
          <w:sz w:val="24"/>
          <w:szCs w:val="24"/>
        </w:rPr>
        <w:t xml:space="preserve"> </w:t>
      </w:r>
    </w:p>
    <w:p w14:paraId="28A34C30" w14:textId="6822CBFE" w:rsidR="00D20EA4" w:rsidRPr="00AE1BCF" w:rsidRDefault="00D20EA4" w:rsidP="002A6A62">
      <w:pPr>
        <w:rPr>
          <w:rFonts w:ascii="Times New Roman" w:hAnsi="Times New Roman" w:cs="Times New Roman"/>
          <w:iCs/>
          <w:color w:val="000000" w:themeColor="text1"/>
          <w:sz w:val="24"/>
          <w:szCs w:val="24"/>
        </w:rPr>
      </w:pPr>
      <w:r w:rsidRPr="00AE1BCF">
        <w:rPr>
          <w:rFonts w:ascii="Times New Roman" w:hAnsi="Times New Roman" w:cs="Times New Roman"/>
          <w:iCs/>
          <w:color w:val="000000" w:themeColor="text1"/>
          <w:sz w:val="24"/>
          <w:szCs w:val="24"/>
        </w:rPr>
        <w:t xml:space="preserve">The first component is related to the ecological context of the competition and alludes to the function called a competitive kernel which describes how the strength of competition depends on the trait difference </w:t>
      </w:r>
      <w:r w:rsidR="00E218B1" w:rsidRPr="00AE1BCF">
        <w:rPr>
          <w:rFonts w:ascii="Times New Roman" w:hAnsi="Times New Roman" w:cs="Times New Roman"/>
          <w:iCs/>
          <w:color w:val="000000" w:themeColor="text1"/>
          <w:sz w:val="24"/>
          <w:szCs w:val="24"/>
        </w:rPr>
        <w:t xml:space="preserve">between </w:t>
      </w:r>
      <w:r w:rsidRPr="00AE1BCF">
        <w:rPr>
          <w:rFonts w:ascii="Times New Roman" w:hAnsi="Times New Roman" w:cs="Times New Roman"/>
          <w:iCs/>
          <w:color w:val="000000" w:themeColor="text1"/>
          <w:sz w:val="24"/>
          <w:szCs w:val="24"/>
        </w:rPr>
        <w:t>competi</w:t>
      </w:r>
      <w:r w:rsidR="00D23359" w:rsidRPr="00AE1BCF">
        <w:rPr>
          <w:rFonts w:ascii="Times New Roman" w:hAnsi="Times New Roman" w:cs="Times New Roman"/>
          <w:iCs/>
          <w:color w:val="000000" w:themeColor="text1"/>
          <w:sz w:val="24"/>
          <w:szCs w:val="24"/>
        </w:rPr>
        <w:t>ng individuals</w:t>
      </w:r>
      <w:r w:rsidRPr="00AE1BCF">
        <w:rPr>
          <w:rFonts w:ascii="Times New Roman" w:hAnsi="Times New Roman" w:cs="Times New Roman"/>
          <w:iCs/>
          <w:color w:val="000000" w:themeColor="text1"/>
          <w:sz w:val="24"/>
          <w:szCs w:val="24"/>
        </w:rPr>
        <w:t>.</w:t>
      </w:r>
      <w:r w:rsidR="00F01D4F" w:rsidRPr="00AE1BCF">
        <w:rPr>
          <w:rFonts w:ascii="Times New Roman" w:hAnsi="Times New Roman" w:cs="Times New Roman"/>
          <w:iCs/>
          <w:color w:val="000000" w:themeColor="text1"/>
          <w:sz w:val="24"/>
          <w:szCs w:val="24"/>
        </w:rPr>
        <w:t xml:space="preserve"> Importantly,</w:t>
      </w:r>
      <w:r w:rsidR="009876DA" w:rsidRPr="00AE1BCF">
        <w:rPr>
          <w:rFonts w:ascii="Times New Roman" w:hAnsi="Times New Roman" w:cs="Times New Roman"/>
          <w:iCs/>
          <w:color w:val="000000" w:themeColor="text1"/>
          <w:sz w:val="24"/>
          <w:szCs w:val="24"/>
        </w:rPr>
        <w:t xml:space="preserve"> m</w:t>
      </w:r>
      <w:r w:rsidR="00D23359" w:rsidRPr="00AE1BCF">
        <w:rPr>
          <w:rFonts w:ascii="Times New Roman" w:hAnsi="Times New Roman" w:cs="Times New Roman"/>
          <w:iCs/>
          <w:color w:val="000000" w:themeColor="text1"/>
          <w:sz w:val="24"/>
          <w:szCs w:val="24"/>
        </w:rPr>
        <w:t xml:space="preserve">ean fitness of competing species is proportional </w:t>
      </w:r>
      <w:r w:rsidR="004D58F3" w:rsidRPr="00AE1BCF">
        <w:rPr>
          <w:rFonts w:ascii="Times New Roman" w:hAnsi="Times New Roman" w:cs="Times New Roman"/>
          <w:iCs/>
          <w:color w:val="000000" w:themeColor="text1"/>
          <w:sz w:val="24"/>
          <w:szCs w:val="24"/>
        </w:rPr>
        <w:t xml:space="preserve">to </w:t>
      </w:r>
      <w:r w:rsidR="00D23359" w:rsidRPr="00AE1BCF">
        <w:rPr>
          <w:rFonts w:ascii="Times New Roman" w:hAnsi="Times New Roman" w:cs="Times New Roman"/>
          <w:iCs/>
          <w:color w:val="000000" w:themeColor="text1"/>
          <w:sz w:val="24"/>
          <w:szCs w:val="24"/>
        </w:rPr>
        <w:t xml:space="preserve">the competition kernel </w:t>
      </w:r>
      <w:r w:rsidR="00083F41">
        <w:rPr>
          <w:rFonts w:ascii="Times New Roman" w:hAnsi="Times New Roman" w:cs="Times New Roman"/>
          <w:iCs/>
          <w:color w:val="000000" w:themeColor="text1"/>
          <w:sz w:val="24"/>
          <w:szCs w:val="24"/>
        </w:rPr>
        <w:t>summed</w:t>
      </w:r>
      <w:r w:rsidR="00D23359" w:rsidRPr="00AE1BCF">
        <w:rPr>
          <w:rFonts w:ascii="Times New Roman" w:hAnsi="Times New Roman" w:cs="Times New Roman"/>
          <w:iCs/>
          <w:color w:val="000000" w:themeColor="text1"/>
          <w:sz w:val="24"/>
          <w:szCs w:val="24"/>
        </w:rPr>
        <w:t xml:space="preserve"> over trait distributions of the species.</w:t>
      </w:r>
      <w:r w:rsidR="00F01D4F" w:rsidRPr="00AE1BCF">
        <w:rPr>
          <w:rFonts w:ascii="Times New Roman" w:hAnsi="Times New Roman" w:cs="Times New Roman"/>
          <w:iCs/>
          <w:color w:val="000000" w:themeColor="text1"/>
          <w:sz w:val="24"/>
          <w:szCs w:val="24"/>
        </w:rPr>
        <w:t xml:space="preserve"> </w:t>
      </w:r>
      <w:r w:rsidR="00E218B1" w:rsidRPr="00AE1BCF">
        <w:rPr>
          <w:rFonts w:ascii="Times New Roman" w:hAnsi="Times New Roman" w:cs="Times New Roman"/>
          <w:iCs/>
          <w:color w:val="000000" w:themeColor="text1"/>
          <w:sz w:val="24"/>
          <w:szCs w:val="24"/>
        </w:rPr>
        <w:t xml:space="preserve">A </w:t>
      </w:r>
      <w:r w:rsidR="00F01D4F" w:rsidRPr="00AE1BCF">
        <w:rPr>
          <w:rFonts w:ascii="Times New Roman" w:hAnsi="Times New Roman" w:cs="Times New Roman"/>
          <w:iCs/>
          <w:color w:val="000000" w:themeColor="text1"/>
          <w:sz w:val="24"/>
          <w:szCs w:val="24"/>
        </w:rPr>
        <w:t xml:space="preserve">Gaussian function is </w:t>
      </w:r>
      <w:r w:rsidR="00E218B1" w:rsidRPr="00AE1BCF">
        <w:rPr>
          <w:rFonts w:ascii="Times New Roman" w:hAnsi="Times New Roman" w:cs="Times New Roman"/>
          <w:iCs/>
          <w:color w:val="000000" w:themeColor="text1"/>
          <w:sz w:val="24"/>
          <w:szCs w:val="24"/>
        </w:rPr>
        <w:t>c</w:t>
      </w:r>
      <w:r w:rsidR="00F01D4F" w:rsidRPr="00AE1BCF">
        <w:rPr>
          <w:rFonts w:ascii="Times New Roman" w:hAnsi="Times New Roman" w:cs="Times New Roman"/>
          <w:iCs/>
          <w:color w:val="000000" w:themeColor="text1"/>
          <w:sz w:val="24"/>
          <w:szCs w:val="24"/>
        </w:rPr>
        <w:t xml:space="preserve">ommonly used </w:t>
      </w:r>
      <w:r w:rsidR="00E218B1" w:rsidRPr="00AE1BCF">
        <w:rPr>
          <w:rFonts w:ascii="Times New Roman" w:hAnsi="Times New Roman" w:cs="Times New Roman"/>
          <w:iCs/>
          <w:color w:val="000000" w:themeColor="text1"/>
          <w:sz w:val="24"/>
          <w:szCs w:val="24"/>
        </w:rPr>
        <w:t xml:space="preserve">to characterize the </w:t>
      </w:r>
      <w:r w:rsidR="00F01D4F" w:rsidRPr="00AE1BCF">
        <w:rPr>
          <w:rFonts w:ascii="Times New Roman" w:hAnsi="Times New Roman" w:cs="Times New Roman"/>
          <w:iCs/>
          <w:color w:val="000000" w:themeColor="text1"/>
          <w:sz w:val="24"/>
          <w:szCs w:val="24"/>
        </w:rPr>
        <w:t>kernel function since it is easy to analyse and reflects the idea that more similar the competitors are, more strongly they affect each other</w:t>
      </w:r>
      <w:r w:rsidR="00D51B81">
        <w:rPr>
          <w:rFonts w:ascii="Times New Roman" w:hAnsi="Times New Roman" w:cs="Times New Roman"/>
          <w:iCs/>
          <w:color w:val="000000" w:themeColor="text1"/>
          <w:sz w:val="24"/>
          <w:szCs w:val="24"/>
        </w:rPr>
        <w:t xml:space="preserve"> </w:t>
      </w:r>
      <w:r w:rsidR="00D51B81">
        <w:rPr>
          <w:rFonts w:ascii="Times New Roman" w:hAnsi="Times New Roman" w:cs="Times New Roman"/>
          <w:iCs/>
          <w:color w:val="000000" w:themeColor="text1"/>
          <w:sz w:val="24"/>
          <w:szCs w:val="24"/>
        </w:rPr>
        <w:fldChar w:fldCharType="begin" w:fldLock="1"/>
      </w:r>
      <w:r w:rsidR="00E444B1">
        <w:rPr>
          <w:rFonts w:ascii="Times New Roman" w:hAnsi="Times New Roman" w:cs="Times New Roman"/>
          <w:iCs/>
          <w:color w:val="000000" w:themeColor="text1"/>
          <w:sz w:val="24"/>
          <w:szCs w:val="24"/>
        </w:rPr>
        <w:instrText>ADDIN CSL_CITATION {"citationItems":[{"id":"ITEM-1","itemData":{"author":[{"dropping-particle":"","family":"Abrams","given":"Peter A","non-dropping-particle":"","parse-names":false,"suffix":""}],"id":"ITEM-1","issued":{"date-parts":[["2000"]]},"page":"79-105","title":"The Evolution of Predator-Prey Interactions : Theory and Evidence Author ( s ): Peter A . Abrams Source : Annual Review of Ecology and Systematics , 2000 , Vol . 31 ( 2000 ), pp . 79-105 Published by : Annual Reviews Stable URL : https://www.jstor.org/sta","type":"article-journal","volume":"31"},"uris":["http://www.mendeley.com/documents/?uuid=4eb8e9aa-d531-4c92-ad51-546434c61951"]},{"id":"ITEM-2","itemData":{"DOI":"10.1111/j.1558-5646.2012.01801.x","ISSN":"00143820","PMID":"23356608","abstract":"Although coevolution is widely recognized as an important evolutionary process for pairs of reciprocally specialized species, its importance within species-rich communities of generalized species has been questioned. Here we develop and analyze mathematical models of mutualistic communities, such as those between plants and pollinators or plants and seed-dispersers to evaluate the importance of coevolutionary selection within complex communities. Our analyses reveal that coevolutionary selection can drive significant changes in trait distributions with important consequences for the network structure of mutualistic communities. One such consequence is greater connectance caused by an almost invariable increase in the rate of mutualistic interaction within the community. Another important consequence is altered patterns of nestedness. Specifically, interactions mediated by a mechanism of phenotype matching tend to be antinested when coevolutionary selection is weak and even more strongly antinested as increasing coevolutionary selection favors the emergence of reciprocal specialization. In contrast, interactions mediated by a mechanism of phenotype differences tend to be nested when coevolutionary selection is weak, but less nested as increasing coevolutionary selection favors greater levels of generalization in both plants and animals. Taken together, our results show that coevolutionary selection can be an important force within mutualistic communities, driving changes in trait distributions, interaction rates, and even network structure. © 2012 The Author(s). Evolution© 2012 The Society for the Study of Evolution.","author":[{"dropping-particle":"","family":"Nuismer","given":"Scott L.","non-dropping-particle":"","parse-names":false,"suffix":""},{"dropping-particle":"","family":"Jordano","given":"Pedro","non-dropping-particle":"","parse-names":false,"suffix":""},{"dropping-particle":"","family":"Bascompte","given":"Jordi","non-dropping-particle":"","parse-names":false,"suffix":""}],"container-title":"Evolution","id":"ITEM-2","issue":"2","issued":{"date-parts":[["2013"]]},"page":"338-354","title":"Coevolution and the architecture of mutualistic networks","type":"article-journal","volume":"67"},"uris":["http://www.mendeley.com/documents/?uuid=788813e0-4f70-4d07-ae4e-a4cdc611af47"]},{"id":"ITEM-3","itemData":{"DOI":"10.1111/ele.12384","ISSN":"14610248","abstract":"Integrating phylogenetic information can potentially improve our ability to explain species' traits, patterns of community assembly, the network structure of communities, and ecosystem function. In this study, we use mathematical models to explore the ecological and evolutionary factors that modulate the explanatory power of phylogenetic information for communities of species that interact within a single trophic level. We find that phylogenetic relationships among species can influence trait evolution and rates of interaction among species, but only under particular models of species interaction. For example, when interactions within communities are mediated by a mechanism of phenotype matching, phylogenetic trees make specific predictions about trait evolu-tion and rates of interaction. In contrast, if interactions within a community depend on a mecha-nism of phenotype differences, phylogenetic information has little, if any, predictive power for trait evolution and interaction rate. Together, these results make clear and testable predictions for when and how evolutionary history is expected to influence contemporary rates of species inter-action.","author":[{"dropping-particle":"","family":"Nuismer","given":"Scott L","non-dropping-particle":"","parse-names":false,"suffix":""},{"dropping-particle":"","family":"Harmon","given":"Luke J","non-dropping-particle":"","parse-names":false,"suffix":""}],"container-title":"Ecology Letters","id":"ITEM-3","issue":"1","issued":{"date-parts":[["2015"]]},"page":"17-27","title":"Predicting rates of interspecific interaction from phylogenetic trees","type":"article-journal","volume":"18"},"uris":["http://www.mendeley.com/documents/?uuid=d8adcd4a-6f47-467a-ae35-b30491947fbd"]}],"mendeley":{"formattedCitation":"(Abrams 2000; Nuismer, Jordano, and Bascompte 2013; Nuismer and Harmon 2015)","plainTextFormattedCitation":"(Abrams 2000; Nuismer, Jordano, and Bascompte 2013; Nuismer and Harmon 2015)","previouslyFormattedCitation":"(Abrams 2000; Nuismer, Jordano, and Bascompte 2013; Nuismer and Harmon 2015)"},"properties":{"noteIndex":0},"schema":"https://github.com/citation-style-language/schema/raw/master/csl-citation.json"}</w:instrText>
      </w:r>
      <w:r w:rsidR="00D51B81">
        <w:rPr>
          <w:rFonts w:ascii="Times New Roman" w:hAnsi="Times New Roman" w:cs="Times New Roman"/>
          <w:iCs/>
          <w:color w:val="000000" w:themeColor="text1"/>
          <w:sz w:val="24"/>
          <w:szCs w:val="24"/>
        </w:rPr>
        <w:fldChar w:fldCharType="separate"/>
      </w:r>
      <w:r w:rsidR="00D51B81" w:rsidRPr="00D51B81">
        <w:rPr>
          <w:rFonts w:ascii="Times New Roman" w:hAnsi="Times New Roman" w:cs="Times New Roman"/>
          <w:iCs/>
          <w:noProof/>
          <w:color w:val="000000" w:themeColor="text1"/>
          <w:sz w:val="24"/>
          <w:szCs w:val="24"/>
        </w:rPr>
        <w:t>(Abrams 2000; Nuismer, Jordano, and Bascompte 2013; Nuismer and Harmon 2015)</w:t>
      </w:r>
      <w:r w:rsidR="00D51B81">
        <w:rPr>
          <w:rFonts w:ascii="Times New Roman" w:hAnsi="Times New Roman" w:cs="Times New Roman"/>
          <w:iCs/>
          <w:color w:val="000000" w:themeColor="text1"/>
          <w:sz w:val="24"/>
          <w:szCs w:val="24"/>
        </w:rPr>
        <w:fldChar w:fldCharType="end"/>
      </w:r>
      <w:r w:rsidR="00F01D4F" w:rsidRPr="00AE1BCF">
        <w:rPr>
          <w:rFonts w:ascii="Times New Roman" w:hAnsi="Times New Roman" w:cs="Times New Roman"/>
          <w:iCs/>
          <w:color w:val="000000" w:themeColor="text1"/>
          <w:sz w:val="24"/>
          <w:szCs w:val="24"/>
        </w:rPr>
        <w:t xml:space="preserve">. However, it may not be fit for all the competitive scenarios. Indeed, </w:t>
      </w:r>
      <w:r w:rsidR="00F01D4F" w:rsidRPr="00AE1BCF">
        <w:rPr>
          <w:rFonts w:ascii="Times New Roman" w:hAnsi="Times New Roman" w:cs="Times New Roman"/>
          <w:iCs/>
          <w:color w:val="000000" w:themeColor="text1"/>
          <w:sz w:val="24"/>
          <w:szCs w:val="24"/>
        </w:rPr>
        <w:lastRenderedPageBreak/>
        <w:t>alternative forms of the competition kernels are previously analysed and are known to influence the population and trait dynamics</w:t>
      </w:r>
      <w:r w:rsidR="00E444B1">
        <w:rPr>
          <w:rFonts w:ascii="Times New Roman" w:hAnsi="Times New Roman" w:cs="Times New Roman"/>
          <w:iCs/>
          <w:color w:val="000000" w:themeColor="text1"/>
          <w:sz w:val="24"/>
          <w:szCs w:val="24"/>
        </w:rPr>
        <w:t xml:space="preserve"> </w:t>
      </w:r>
      <w:r w:rsidR="00E444B1">
        <w:rPr>
          <w:rFonts w:ascii="Times New Roman" w:hAnsi="Times New Roman" w:cs="Times New Roman"/>
          <w:iCs/>
          <w:color w:val="000000" w:themeColor="text1"/>
          <w:sz w:val="24"/>
          <w:szCs w:val="24"/>
        </w:rPr>
        <w:fldChar w:fldCharType="begin" w:fldLock="1"/>
      </w:r>
      <w:r w:rsidR="00B95144">
        <w:rPr>
          <w:rFonts w:ascii="Times New Roman" w:hAnsi="Times New Roman" w:cs="Times New Roman"/>
          <w:iCs/>
          <w:color w:val="000000" w:themeColor="text1"/>
          <w:sz w:val="24"/>
          <w:szCs w:val="24"/>
        </w:rPr>
        <w:instrText>ADDIN CSL_CITATION {"citationItems":[{"id":"ITEM-1","itemData":{"DOI":"10.1016/j.jtbi.2013.08.005","ISSN":"00225193","PMID":"23954548","abstract":"A traditional question in community ecology is whether species' traits are distributed as more-or-less regularly spaced clusters. Interspecific competition has been suggested to play a role in such structuring of communities. The seminal theoretical work on limiting similarity and species packing, presented four decades ago by Robert MacArthur, Richard Levins and Robert May, has recently been extended. There is now a deeper understanding of how competitive interactions influence community structure, for instance, how the shape of competition kernels can determine the clustering of species' traits. Competition is typically weaker for greater phenotypic difference, and the shape of the dependence defines a competition kernel. The clustering tendencies of kernels interact with other effects, such as variation in resource availability along a niche axis, but the kernel shape can have a decisive influence on community structure. Here we review and further extend the recent developments and evaluate their importance. © 2013 Elsevier Ltd.","author":[{"dropping-particle":"","family":"Leimar","given":"Olof","non-dropping-particle":"","parse-names":false,"suffix":""},{"dropping-particle":"","family":"Sasaki","given":"Akira","non-dropping-particle":"","parse-names":false,"suffix":""},{"dropping-particle":"","family":"Doebeli","given":"Michael","non-dropping-particle":"","parse-names":false,"suffix":""},{"dropping-particle":"","family":"Dieckmann","given":"Ulf","non-dropping-particle":"","parse-names":false,"suffix":""}],"container-title":"Journal of Theoretical Biology","id":"ITEM-1","issued":{"date-parts":[["2013"]]},"page":"3-13","publisher":"Elsevier","title":"Limiting similarity, species packing, and the shape of competition kernels","type":"article-journal","volume":"339"},"uris":["http://www.mendeley.com/documents/?uuid=fd02d917-0c47-4484-891a-1085b97bd5af"]}],"mendeley":{"formattedCitation":"(Leimar et al. 2013)","plainTextFormattedCitation":"(Leimar et al. 2013)","previouslyFormattedCitation":"(Leimar et al. 2013)"},"properties":{"noteIndex":0},"schema":"https://github.com/citation-style-language/schema/raw/master/csl-citation.json"}</w:instrText>
      </w:r>
      <w:r w:rsidR="00E444B1">
        <w:rPr>
          <w:rFonts w:ascii="Times New Roman" w:hAnsi="Times New Roman" w:cs="Times New Roman"/>
          <w:iCs/>
          <w:color w:val="000000" w:themeColor="text1"/>
          <w:sz w:val="24"/>
          <w:szCs w:val="24"/>
        </w:rPr>
        <w:fldChar w:fldCharType="separate"/>
      </w:r>
      <w:r w:rsidR="00E444B1" w:rsidRPr="00E444B1">
        <w:rPr>
          <w:rFonts w:ascii="Times New Roman" w:hAnsi="Times New Roman" w:cs="Times New Roman"/>
          <w:iCs/>
          <w:noProof/>
          <w:color w:val="000000" w:themeColor="text1"/>
          <w:sz w:val="24"/>
          <w:szCs w:val="24"/>
        </w:rPr>
        <w:t>(Leimar et al. 2013)</w:t>
      </w:r>
      <w:r w:rsidR="00E444B1">
        <w:rPr>
          <w:rFonts w:ascii="Times New Roman" w:hAnsi="Times New Roman" w:cs="Times New Roman"/>
          <w:iCs/>
          <w:color w:val="000000" w:themeColor="text1"/>
          <w:sz w:val="24"/>
          <w:szCs w:val="24"/>
        </w:rPr>
        <w:fldChar w:fldCharType="end"/>
      </w:r>
      <w:r w:rsidR="00E444B1">
        <w:rPr>
          <w:rFonts w:ascii="Times New Roman" w:hAnsi="Times New Roman" w:cs="Times New Roman"/>
          <w:iCs/>
          <w:color w:val="000000" w:themeColor="text1"/>
          <w:sz w:val="24"/>
          <w:szCs w:val="24"/>
        </w:rPr>
        <w:t>.</w:t>
      </w:r>
      <w:r w:rsidR="00E444B1" w:rsidRPr="00AE1BCF">
        <w:rPr>
          <w:rFonts w:ascii="Times New Roman" w:hAnsi="Times New Roman" w:cs="Times New Roman"/>
          <w:iCs/>
          <w:color w:val="000000" w:themeColor="text1"/>
          <w:sz w:val="24"/>
          <w:szCs w:val="24"/>
        </w:rPr>
        <w:t xml:space="preserve"> </w:t>
      </w:r>
    </w:p>
    <w:p w14:paraId="1BAD91D2" w14:textId="29D4A18C" w:rsidR="004C4679" w:rsidRPr="00AE1BCF" w:rsidRDefault="00D20EA4" w:rsidP="009F65C5">
      <w:pPr>
        <w:rPr>
          <w:rFonts w:ascii="Times New Roman" w:hAnsi="Times New Roman" w:cs="Times New Roman"/>
          <w:iCs/>
          <w:color w:val="000000" w:themeColor="text1"/>
          <w:sz w:val="24"/>
          <w:szCs w:val="24"/>
        </w:rPr>
      </w:pPr>
      <w:r w:rsidRPr="00AE1BCF">
        <w:rPr>
          <w:rFonts w:ascii="Times New Roman" w:hAnsi="Times New Roman" w:cs="Times New Roman"/>
          <w:iCs/>
          <w:color w:val="000000" w:themeColor="text1"/>
          <w:sz w:val="24"/>
          <w:szCs w:val="24"/>
        </w:rPr>
        <w:t>The second component represents the evolutionary context an</w:t>
      </w:r>
      <w:r w:rsidR="00E27256" w:rsidRPr="00AE1BCF">
        <w:rPr>
          <w:rFonts w:ascii="Times New Roman" w:hAnsi="Times New Roman" w:cs="Times New Roman"/>
          <w:iCs/>
          <w:color w:val="000000" w:themeColor="text1"/>
          <w:sz w:val="24"/>
          <w:szCs w:val="24"/>
        </w:rPr>
        <w:t xml:space="preserve">d alludes to the quantitative genetic </w:t>
      </w:r>
      <w:r w:rsidR="008732AD">
        <w:rPr>
          <w:rFonts w:ascii="Times New Roman" w:hAnsi="Times New Roman" w:cs="Times New Roman"/>
          <w:iCs/>
          <w:color w:val="000000" w:themeColor="text1"/>
          <w:sz w:val="24"/>
          <w:szCs w:val="24"/>
        </w:rPr>
        <w:t>mechanism</w:t>
      </w:r>
      <w:r w:rsidR="00431574" w:rsidRPr="00AE1BCF">
        <w:rPr>
          <w:rFonts w:ascii="Times New Roman" w:hAnsi="Times New Roman" w:cs="Times New Roman"/>
          <w:iCs/>
          <w:color w:val="000000" w:themeColor="text1"/>
          <w:sz w:val="24"/>
          <w:szCs w:val="24"/>
        </w:rPr>
        <w:t xml:space="preserve"> that </w:t>
      </w:r>
      <w:r w:rsidR="008732AD">
        <w:rPr>
          <w:rFonts w:ascii="Times New Roman" w:hAnsi="Times New Roman" w:cs="Times New Roman"/>
          <w:iCs/>
          <w:color w:val="000000" w:themeColor="text1"/>
          <w:sz w:val="24"/>
          <w:szCs w:val="24"/>
        </w:rPr>
        <w:t>dictates</w:t>
      </w:r>
      <w:r w:rsidR="00B27F81" w:rsidRPr="00AE1BCF">
        <w:rPr>
          <w:rFonts w:ascii="Times New Roman" w:hAnsi="Times New Roman" w:cs="Times New Roman"/>
          <w:iCs/>
          <w:color w:val="000000" w:themeColor="text1"/>
          <w:sz w:val="24"/>
          <w:szCs w:val="24"/>
        </w:rPr>
        <w:t xml:space="preserve"> how the trait distribution characteristics (shape and centralities) </w:t>
      </w:r>
      <w:r w:rsidR="00281127" w:rsidRPr="00AE1BCF">
        <w:rPr>
          <w:rFonts w:ascii="Times New Roman" w:hAnsi="Times New Roman" w:cs="Times New Roman"/>
          <w:iCs/>
          <w:color w:val="000000" w:themeColor="text1"/>
          <w:sz w:val="24"/>
          <w:szCs w:val="24"/>
        </w:rPr>
        <w:t xml:space="preserve">are inherited in response to selection and reproduction </w:t>
      </w:r>
      <w:r w:rsidR="008732AD">
        <w:rPr>
          <w:rFonts w:ascii="Times New Roman" w:hAnsi="Times New Roman" w:cs="Times New Roman"/>
          <w:iCs/>
          <w:color w:val="000000" w:themeColor="text1"/>
          <w:sz w:val="24"/>
          <w:szCs w:val="24"/>
        </w:rPr>
        <w:t>processes</w:t>
      </w:r>
      <w:r w:rsidR="00B27F81" w:rsidRPr="00AE1BCF">
        <w:rPr>
          <w:rFonts w:ascii="Times New Roman" w:hAnsi="Times New Roman" w:cs="Times New Roman"/>
          <w:iCs/>
          <w:color w:val="000000" w:themeColor="text1"/>
          <w:sz w:val="24"/>
          <w:szCs w:val="24"/>
        </w:rPr>
        <w:t xml:space="preserve">. </w:t>
      </w:r>
      <w:r w:rsidR="00281127" w:rsidRPr="00AE1BCF">
        <w:rPr>
          <w:rFonts w:ascii="Times New Roman" w:hAnsi="Times New Roman" w:cs="Times New Roman"/>
          <w:iCs/>
          <w:color w:val="000000" w:themeColor="text1"/>
          <w:sz w:val="24"/>
          <w:szCs w:val="24"/>
        </w:rPr>
        <w:t xml:space="preserve">This is a crucial but often overlooked part of the evolutionary process. The classic result of symmetric trait divergence shown by </w:t>
      </w:r>
      <w:proofErr w:type="spellStart"/>
      <w:r w:rsidR="00281127" w:rsidRPr="00AE1BCF">
        <w:rPr>
          <w:rFonts w:ascii="Times New Roman" w:hAnsi="Times New Roman" w:cs="Times New Roman"/>
          <w:iCs/>
          <w:color w:val="000000" w:themeColor="text1"/>
          <w:sz w:val="24"/>
          <w:szCs w:val="24"/>
        </w:rPr>
        <w:t>Slatkin</w:t>
      </w:r>
      <w:proofErr w:type="spellEnd"/>
      <w:r w:rsidR="00281127" w:rsidRPr="00AE1BCF">
        <w:rPr>
          <w:rFonts w:ascii="Times New Roman" w:hAnsi="Times New Roman" w:cs="Times New Roman"/>
          <w:iCs/>
          <w:color w:val="000000" w:themeColor="text1"/>
          <w:sz w:val="24"/>
          <w:szCs w:val="24"/>
        </w:rPr>
        <w:t xml:space="preserve"> (1980) and Taper and Case (1985), is a result of a Gaussian competitive kernel acting upon normally distributed traits of the competing species</w:t>
      </w:r>
      <w:r w:rsidR="004C4679" w:rsidRPr="00AE1BCF">
        <w:rPr>
          <w:rFonts w:ascii="Times New Roman" w:hAnsi="Times New Roman" w:cs="Times New Roman"/>
          <w:iCs/>
          <w:color w:val="000000" w:themeColor="text1"/>
          <w:sz w:val="24"/>
          <w:szCs w:val="24"/>
        </w:rPr>
        <w:t xml:space="preserve">. In this example, it is assumed that the traits inherit the normality and the variance through generations and therefore produce consistent and symmetric fitness effects over generations, leading to the species’ trait means diverging away at the same rate. </w:t>
      </w:r>
      <w:r w:rsidR="001D7532" w:rsidRPr="00AE1BCF">
        <w:rPr>
          <w:rFonts w:ascii="Times New Roman" w:hAnsi="Times New Roman" w:cs="Times New Roman"/>
          <w:iCs/>
          <w:color w:val="000000" w:themeColor="text1"/>
          <w:sz w:val="24"/>
          <w:szCs w:val="24"/>
        </w:rPr>
        <w:t>However, the trait distribution</w:t>
      </w:r>
      <w:r w:rsidR="00E444B1">
        <w:rPr>
          <w:rFonts w:ascii="Times New Roman" w:hAnsi="Times New Roman" w:cs="Times New Roman"/>
          <w:iCs/>
          <w:color w:val="000000" w:themeColor="text1"/>
          <w:sz w:val="24"/>
          <w:szCs w:val="24"/>
        </w:rPr>
        <w:t>s and their characteristics</w:t>
      </w:r>
      <w:r w:rsidR="001D7532" w:rsidRPr="00AE1BCF">
        <w:rPr>
          <w:rFonts w:ascii="Times New Roman" w:hAnsi="Times New Roman" w:cs="Times New Roman"/>
          <w:iCs/>
          <w:color w:val="000000" w:themeColor="text1"/>
          <w:sz w:val="24"/>
          <w:szCs w:val="24"/>
        </w:rPr>
        <w:t xml:space="preserve"> might alter significantly under various</w:t>
      </w:r>
      <w:r w:rsidR="00E444B1">
        <w:rPr>
          <w:rFonts w:ascii="Times New Roman" w:hAnsi="Times New Roman" w:cs="Times New Roman"/>
          <w:iCs/>
          <w:color w:val="000000" w:themeColor="text1"/>
          <w:sz w:val="24"/>
          <w:szCs w:val="24"/>
        </w:rPr>
        <w:t xml:space="preserve"> </w:t>
      </w:r>
      <w:r w:rsidR="001D7532" w:rsidRPr="00AE1BCF">
        <w:rPr>
          <w:rFonts w:ascii="Times New Roman" w:hAnsi="Times New Roman" w:cs="Times New Roman"/>
          <w:iCs/>
          <w:color w:val="000000" w:themeColor="text1"/>
          <w:sz w:val="24"/>
          <w:szCs w:val="24"/>
        </w:rPr>
        <w:t xml:space="preserve">quantitative genetic </w:t>
      </w:r>
      <w:r w:rsidR="00E444B1">
        <w:rPr>
          <w:rFonts w:ascii="Times New Roman" w:hAnsi="Times New Roman" w:cs="Times New Roman"/>
          <w:iCs/>
          <w:color w:val="000000" w:themeColor="text1"/>
          <w:sz w:val="24"/>
          <w:szCs w:val="24"/>
        </w:rPr>
        <w:t xml:space="preserve">mechanisms </w:t>
      </w:r>
      <w:r w:rsidR="001D7532" w:rsidRPr="00AE1BCF">
        <w:rPr>
          <w:rFonts w:ascii="Times New Roman" w:hAnsi="Times New Roman" w:cs="Times New Roman"/>
          <w:iCs/>
          <w:color w:val="000000" w:themeColor="text1"/>
          <w:sz w:val="24"/>
          <w:szCs w:val="24"/>
        </w:rPr>
        <w:t xml:space="preserve">leading to highly dynamic feedback between the selection pressures and trait distributions. </w:t>
      </w:r>
      <w:r w:rsidR="00F9273A" w:rsidRPr="00AE1BCF">
        <w:rPr>
          <w:rFonts w:ascii="Times New Roman" w:hAnsi="Times New Roman" w:cs="Times New Roman"/>
          <w:iCs/>
          <w:color w:val="000000" w:themeColor="text1"/>
          <w:sz w:val="24"/>
          <w:szCs w:val="24"/>
        </w:rPr>
        <w:t>We should examine</w:t>
      </w:r>
      <w:r w:rsidR="00F3604C" w:rsidRPr="00AE1BCF">
        <w:rPr>
          <w:rFonts w:ascii="Times New Roman" w:hAnsi="Times New Roman" w:cs="Times New Roman"/>
          <w:iCs/>
          <w:color w:val="000000" w:themeColor="text1"/>
          <w:sz w:val="24"/>
          <w:szCs w:val="24"/>
        </w:rPr>
        <w:t xml:space="preserve"> </w:t>
      </w:r>
      <w:r w:rsidR="00F9273A" w:rsidRPr="00AE1BCF">
        <w:rPr>
          <w:rFonts w:ascii="Times New Roman" w:hAnsi="Times New Roman" w:cs="Times New Roman"/>
          <w:iCs/>
          <w:color w:val="000000" w:themeColor="text1"/>
          <w:sz w:val="24"/>
          <w:szCs w:val="24"/>
        </w:rPr>
        <w:t xml:space="preserve">how </w:t>
      </w:r>
      <w:r w:rsidR="00F3604C" w:rsidRPr="00AE1BCF">
        <w:rPr>
          <w:rFonts w:ascii="Times New Roman" w:hAnsi="Times New Roman" w:cs="Times New Roman"/>
          <w:iCs/>
          <w:color w:val="000000" w:themeColor="text1"/>
          <w:sz w:val="24"/>
          <w:szCs w:val="24"/>
        </w:rPr>
        <w:t xml:space="preserve">ecological </w:t>
      </w:r>
      <w:r w:rsidR="00F9273A" w:rsidRPr="00AE1BCF">
        <w:rPr>
          <w:rFonts w:ascii="Times New Roman" w:hAnsi="Times New Roman" w:cs="Times New Roman"/>
          <w:iCs/>
          <w:color w:val="000000" w:themeColor="text1"/>
          <w:sz w:val="24"/>
          <w:szCs w:val="24"/>
        </w:rPr>
        <w:t>context, described by different</w:t>
      </w:r>
      <w:r w:rsidR="00F3604C" w:rsidRPr="00AE1BCF">
        <w:rPr>
          <w:rFonts w:ascii="Times New Roman" w:hAnsi="Times New Roman" w:cs="Times New Roman"/>
          <w:iCs/>
          <w:color w:val="000000" w:themeColor="text1"/>
          <w:sz w:val="24"/>
          <w:szCs w:val="24"/>
        </w:rPr>
        <w:t xml:space="preserve"> competitive kernels</w:t>
      </w:r>
      <w:r w:rsidR="00F9273A" w:rsidRPr="00AE1BCF">
        <w:rPr>
          <w:rFonts w:ascii="Times New Roman" w:hAnsi="Times New Roman" w:cs="Times New Roman"/>
          <w:iCs/>
          <w:color w:val="000000" w:themeColor="text1"/>
          <w:sz w:val="24"/>
          <w:szCs w:val="24"/>
        </w:rPr>
        <w:t>, may interact with</w:t>
      </w:r>
      <w:r w:rsidR="00F3604C" w:rsidRPr="00AE1BCF">
        <w:rPr>
          <w:rFonts w:ascii="Times New Roman" w:hAnsi="Times New Roman" w:cs="Times New Roman"/>
          <w:iCs/>
          <w:color w:val="000000" w:themeColor="text1"/>
          <w:sz w:val="24"/>
          <w:szCs w:val="24"/>
        </w:rPr>
        <w:t xml:space="preserve"> </w:t>
      </w:r>
      <w:r w:rsidR="00E444B1">
        <w:rPr>
          <w:rFonts w:ascii="Times New Roman" w:hAnsi="Times New Roman" w:cs="Times New Roman"/>
          <w:iCs/>
          <w:color w:val="000000" w:themeColor="text1"/>
          <w:sz w:val="24"/>
          <w:szCs w:val="24"/>
        </w:rPr>
        <w:t xml:space="preserve">inheritance mechanisms </w:t>
      </w:r>
      <w:r w:rsidR="00F9273A" w:rsidRPr="00AE1BCF">
        <w:rPr>
          <w:rFonts w:ascii="Times New Roman" w:hAnsi="Times New Roman" w:cs="Times New Roman"/>
          <w:iCs/>
          <w:color w:val="000000" w:themeColor="text1"/>
          <w:sz w:val="24"/>
          <w:szCs w:val="24"/>
        </w:rPr>
        <w:t>to influence</w:t>
      </w:r>
      <w:r w:rsidR="00F3604C" w:rsidRPr="00AE1BCF">
        <w:rPr>
          <w:rFonts w:ascii="Times New Roman" w:hAnsi="Times New Roman" w:cs="Times New Roman"/>
          <w:iCs/>
          <w:color w:val="000000" w:themeColor="text1"/>
          <w:sz w:val="24"/>
          <w:szCs w:val="24"/>
        </w:rPr>
        <w:t xml:space="preserve"> </w:t>
      </w:r>
      <w:r w:rsidR="009F65C5" w:rsidRPr="00AE1BCF">
        <w:rPr>
          <w:rFonts w:ascii="Times New Roman" w:hAnsi="Times New Roman" w:cs="Times New Roman"/>
          <w:iCs/>
          <w:color w:val="000000" w:themeColor="text1"/>
          <w:sz w:val="24"/>
          <w:szCs w:val="24"/>
        </w:rPr>
        <w:t>co</w:t>
      </w:r>
      <w:r w:rsidR="00F3604C" w:rsidRPr="00AE1BCF">
        <w:rPr>
          <w:rFonts w:ascii="Times New Roman" w:hAnsi="Times New Roman" w:cs="Times New Roman"/>
          <w:iCs/>
          <w:color w:val="000000" w:themeColor="text1"/>
          <w:sz w:val="24"/>
          <w:szCs w:val="24"/>
        </w:rPr>
        <w:t>evolutionary dynamic</w:t>
      </w:r>
      <w:r w:rsidR="00F9273A" w:rsidRPr="00AE1BCF">
        <w:rPr>
          <w:rFonts w:ascii="Times New Roman" w:hAnsi="Times New Roman" w:cs="Times New Roman"/>
          <w:iCs/>
          <w:color w:val="000000" w:themeColor="text1"/>
          <w:sz w:val="24"/>
          <w:szCs w:val="24"/>
        </w:rPr>
        <w:t>s</w:t>
      </w:r>
      <w:r w:rsidR="00F3604C" w:rsidRPr="00AE1BCF">
        <w:rPr>
          <w:rFonts w:ascii="Times New Roman" w:hAnsi="Times New Roman" w:cs="Times New Roman"/>
          <w:iCs/>
          <w:color w:val="000000" w:themeColor="text1"/>
          <w:sz w:val="24"/>
          <w:szCs w:val="24"/>
        </w:rPr>
        <w:t xml:space="preserve"> between competing species</w:t>
      </w:r>
      <w:r w:rsidR="00F9273A" w:rsidRPr="00AE1BCF">
        <w:rPr>
          <w:rFonts w:ascii="Times New Roman" w:hAnsi="Times New Roman" w:cs="Times New Roman"/>
          <w:iCs/>
          <w:color w:val="000000" w:themeColor="text1"/>
          <w:sz w:val="24"/>
          <w:szCs w:val="24"/>
        </w:rPr>
        <w:t xml:space="preserve"> in communities</w:t>
      </w:r>
      <w:r w:rsidR="00F3604C" w:rsidRPr="00AE1BCF">
        <w:rPr>
          <w:rFonts w:ascii="Times New Roman" w:hAnsi="Times New Roman" w:cs="Times New Roman"/>
          <w:iCs/>
          <w:color w:val="000000" w:themeColor="text1"/>
          <w:sz w:val="24"/>
          <w:szCs w:val="24"/>
        </w:rPr>
        <w:t xml:space="preserve">. </w:t>
      </w:r>
    </w:p>
    <w:p w14:paraId="3B7F7655" w14:textId="7EABC236" w:rsidR="00401A2A" w:rsidRPr="00AE1BCF" w:rsidRDefault="009F65C5" w:rsidP="00401A2A">
      <w:pPr>
        <w:rPr>
          <w:ins w:id="4" w:author="Stephen Baines" w:date="2020-07-16T01:05:00Z"/>
          <w:rFonts w:ascii="Times New Roman" w:hAnsi="Times New Roman" w:cs="Times New Roman"/>
          <w:sz w:val="24"/>
          <w:szCs w:val="24"/>
        </w:rPr>
      </w:pPr>
      <w:r w:rsidRPr="00AE1BCF">
        <w:rPr>
          <w:rFonts w:ascii="Times New Roman" w:hAnsi="Times New Roman" w:cs="Times New Roman"/>
          <w:iCs/>
          <w:color w:val="000000" w:themeColor="text1"/>
          <w:sz w:val="24"/>
          <w:szCs w:val="24"/>
        </w:rPr>
        <w:t xml:space="preserve">In this study, </w:t>
      </w:r>
      <w:r w:rsidR="00D77A62" w:rsidRPr="00AE1BCF">
        <w:rPr>
          <w:rFonts w:ascii="Times New Roman" w:hAnsi="Times New Roman" w:cs="Times New Roman"/>
          <w:iCs/>
          <w:color w:val="000000" w:themeColor="text1"/>
          <w:sz w:val="24"/>
          <w:szCs w:val="24"/>
        </w:rPr>
        <w:t>w</w:t>
      </w:r>
      <w:r w:rsidR="00BE1946" w:rsidRPr="00AE1BCF">
        <w:rPr>
          <w:rFonts w:ascii="Times New Roman" w:hAnsi="Times New Roman" w:cs="Times New Roman"/>
          <w:iCs/>
          <w:color w:val="000000" w:themeColor="text1"/>
          <w:sz w:val="24"/>
          <w:szCs w:val="24"/>
        </w:rPr>
        <w:t xml:space="preserve">e </w:t>
      </w:r>
      <w:r w:rsidR="00F01D4F" w:rsidRPr="00AE1BCF">
        <w:rPr>
          <w:rFonts w:ascii="Times New Roman" w:hAnsi="Times New Roman" w:cs="Times New Roman"/>
          <w:iCs/>
          <w:color w:val="000000" w:themeColor="text1"/>
          <w:sz w:val="24"/>
          <w:szCs w:val="24"/>
        </w:rPr>
        <w:t xml:space="preserve">employ </w:t>
      </w:r>
      <w:proofErr w:type="spellStart"/>
      <w:r w:rsidR="00F01D4F" w:rsidRPr="00AE1BCF">
        <w:rPr>
          <w:rFonts w:ascii="Times New Roman" w:hAnsi="Times New Roman" w:cs="Times New Roman"/>
          <w:iCs/>
          <w:color w:val="000000" w:themeColor="text1"/>
          <w:sz w:val="24"/>
          <w:szCs w:val="24"/>
        </w:rPr>
        <w:t>Lotka</w:t>
      </w:r>
      <w:proofErr w:type="spellEnd"/>
      <w:r w:rsidRPr="00AE1BCF">
        <w:rPr>
          <w:rFonts w:ascii="Times New Roman" w:hAnsi="Times New Roman" w:cs="Times New Roman"/>
          <w:iCs/>
          <w:color w:val="000000" w:themeColor="text1"/>
          <w:sz w:val="24"/>
          <w:szCs w:val="24"/>
        </w:rPr>
        <w:t>-Volterra</w:t>
      </w:r>
      <w:r w:rsidR="00BE1946" w:rsidRPr="00AE1BCF">
        <w:rPr>
          <w:rFonts w:ascii="Times New Roman" w:hAnsi="Times New Roman" w:cs="Times New Roman"/>
          <w:iCs/>
          <w:color w:val="000000" w:themeColor="text1"/>
          <w:sz w:val="24"/>
          <w:szCs w:val="24"/>
        </w:rPr>
        <w:t>-based</w:t>
      </w:r>
      <w:r w:rsidRPr="00AE1BCF">
        <w:rPr>
          <w:rFonts w:ascii="Times New Roman" w:hAnsi="Times New Roman" w:cs="Times New Roman"/>
          <w:iCs/>
          <w:color w:val="000000" w:themeColor="text1"/>
          <w:sz w:val="24"/>
          <w:szCs w:val="24"/>
        </w:rPr>
        <w:t xml:space="preserve"> discrete time model to simulate the </w:t>
      </w:r>
      <w:r w:rsidR="00BE1946" w:rsidRPr="00AE1BCF">
        <w:rPr>
          <w:rFonts w:ascii="Times New Roman" w:hAnsi="Times New Roman" w:cs="Times New Roman"/>
          <w:iCs/>
          <w:color w:val="000000" w:themeColor="text1"/>
          <w:sz w:val="24"/>
          <w:szCs w:val="24"/>
        </w:rPr>
        <w:t>effect of different competitive kernels on</w:t>
      </w:r>
      <w:r w:rsidRPr="00AE1BCF">
        <w:rPr>
          <w:rFonts w:ascii="Times New Roman" w:hAnsi="Times New Roman" w:cs="Times New Roman"/>
          <w:iCs/>
          <w:color w:val="000000" w:themeColor="text1"/>
          <w:sz w:val="24"/>
          <w:szCs w:val="24"/>
        </w:rPr>
        <w:t xml:space="preserve"> population and</w:t>
      </w:r>
      <w:r w:rsidR="00BE1946" w:rsidRPr="00AE1BCF">
        <w:rPr>
          <w:rFonts w:ascii="Times New Roman" w:hAnsi="Times New Roman" w:cs="Times New Roman"/>
          <w:iCs/>
          <w:color w:val="000000" w:themeColor="text1"/>
          <w:sz w:val="24"/>
          <w:szCs w:val="24"/>
        </w:rPr>
        <w:t xml:space="preserve"> trait dynamic of multiple species. </w:t>
      </w:r>
      <w:r w:rsidR="00F01D4F" w:rsidRPr="00AE1BCF">
        <w:rPr>
          <w:rFonts w:ascii="Times New Roman" w:hAnsi="Times New Roman" w:cs="Times New Roman"/>
          <w:iCs/>
          <w:color w:val="000000" w:themeColor="text1"/>
          <w:sz w:val="24"/>
          <w:szCs w:val="24"/>
        </w:rPr>
        <w:t xml:space="preserve">We choose different forms of competitive kernel functions that are essentially applied at the individual level of competition and we calculate their effect on species’ population growth rate </w:t>
      </w:r>
      <w:proofErr w:type="gramStart"/>
      <w:r w:rsidR="00F01D4F" w:rsidRPr="00AE1BCF">
        <w:rPr>
          <w:rFonts w:ascii="Times New Roman" w:hAnsi="Times New Roman" w:cs="Times New Roman"/>
          <w:iCs/>
          <w:color w:val="000000" w:themeColor="text1"/>
          <w:sz w:val="24"/>
          <w:szCs w:val="24"/>
        </w:rPr>
        <w:t>i.e.</w:t>
      </w:r>
      <w:proofErr w:type="gramEnd"/>
      <w:r w:rsidR="00F01D4F" w:rsidRPr="00AE1BCF">
        <w:rPr>
          <w:rFonts w:ascii="Times New Roman" w:hAnsi="Times New Roman" w:cs="Times New Roman"/>
          <w:iCs/>
          <w:color w:val="000000" w:themeColor="text1"/>
          <w:sz w:val="24"/>
          <w:szCs w:val="24"/>
        </w:rPr>
        <w:t xml:space="preserve"> the absolute fitness. We also employ two different quantitative genetic models of inheritance; quantitative genetic limit model </w:t>
      </w:r>
      <w:bookmarkStart w:id="5" w:name="_Hlk54990348"/>
      <w:r w:rsidR="00F01D4F" w:rsidRPr="00AE1BCF">
        <w:rPr>
          <w:rFonts w:ascii="Times New Roman" w:eastAsia="Times New Roman" w:hAnsi="Times New Roman" w:cs="Times New Roman"/>
          <w:sz w:val="24"/>
          <w:szCs w:val="24"/>
        </w:rPr>
        <w:t>(</w:t>
      </w:r>
      <w:proofErr w:type="spellStart"/>
      <w:r w:rsidR="00F01D4F" w:rsidRPr="00AE1BCF">
        <w:rPr>
          <w:rFonts w:ascii="Times New Roman" w:eastAsia="Times New Roman" w:hAnsi="Times New Roman" w:cs="Times New Roman"/>
          <w:sz w:val="24"/>
          <w:szCs w:val="24"/>
        </w:rPr>
        <w:t>Lande</w:t>
      </w:r>
      <w:proofErr w:type="spellEnd"/>
      <w:r w:rsidR="00F01D4F" w:rsidRPr="00AE1BCF">
        <w:rPr>
          <w:rFonts w:ascii="Times New Roman" w:eastAsia="Times New Roman" w:hAnsi="Times New Roman" w:cs="Times New Roman"/>
          <w:sz w:val="24"/>
          <w:szCs w:val="24"/>
        </w:rPr>
        <w:t xml:space="preserve"> 1976; Falconer, 1981; Barton et al., 2017)</w:t>
      </w:r>
      <w:bookmarkEnd w:id="5"/>
      <w:r w:rsidR="00F01D4F" w:rsidRPr="00AE1BCF">
        <w:rPr>
          <w:rFonts w:ascii="Times New Roman" w:eastAsia="Times New Roman" w:hAnsi="Times New Roman" w:cs="Times New Roman"/>
          <w:sz w:val="24"/>
          <w:szCs w:val="24"/>
        </w:rPr>
        <w:t xml:space="preserve"> and a </w:t>
      </w:r>
      <w:bookmarkStart w:id="6" w:name="_Hlk57553256"/>
      <w:proofErr w:type="spellStart"/>
      <w:r w:rsidR="00F01D4F" w:rsidRPr="00AE1BCF">
        <w:rPr>
          <w:rFonts w:ascii="Times New Roman" w:eastAsia="Times New Roman" w:hAnsi="Times New Roman" w:cs="Times New Roman"/>
          <w:sz w:val="24"/>
          <w:szCs w:val="24"/>
        </w:rPr>
        <w:t>Shpak-Kondrashov</w:t>
      </w:r>
      <w:proofErr w:type="spellEnd"/>
      <w:r w:rsidR="00F01D4F" w:rsidRPr="00AE1BCF">
        <w:rPr>
          <w:rFonts w:ascii="Times New Roman" w:eastAsia="Times New Roman" w:hAnsi="Times New Roman" w:cs="Times New Roman"/>
          <w:sz w:val="24"/>
          <w:szCs w:val="24"/>
        </w:rPr>
        <w:t xml:space="preserve"> </w:t>
      </w:r>
      <w:r w:rsidR="00E444B1">
        <w:rPr>
          <w:rFonts w:ascii="Times New Roman" w:eastAsia="Times New Roman" w:hAnsi="Times New Roman" w:cs="Times New Roman"/>
          <w:sz w:val="24"/>
          <w:szCs w:val="24"/>
        </w:rPr>
        <w:t>H</w:t>
      </w:r>
      <w:r w:rsidR="00F01D4F" w:rsidRPr="00AE1BCF">
        <w:rPr>
          <w:rFonts w:ascii="Times New Roman" w:eastAsia="Times New Roman" w:hAnsi="Times New Roman" w:cs="Times New Roman"/>
          <w:sz w:val="24"/>
          <w:szCs w:val="24"/>
        </w:rPr>
        <w:t>ypergeometric model of finite loci (</w:t>
      </w:r>
      <w:proofErr w:type="spellStart"/>
      <w:r w:rsidR="00F01D4F" w:rsidRPr="00AE1BCF">
        <w:rPr>
          <w:rFonts w:ascii="Times New Roman" w:eastAsia="Times New Roman" w:hAnsi="Times New Roman" w:cs="Times New Roman"/>
          <w:sz w:val="24"/>
          <w:szCs w:val="24"/>
        </w:rPr>
        <w:t>Shpak</w:t>
      </w:r>
      <w:proofErr w:type="spellEnd"/>
      <w:r w:rsidR="00F01D4F" w:rsidRPr="00AE1BCF">
        <w:rPr>
          <w:rFonts w:ascii="Times New Roman" w:eastAsia="Times New Roman" w:hAnsi="Times New Roman" w:cs="Times New Roman"/>
          <w:sz w:val="24"/>
          <w:szCs w:val="24"/>
        </w:rPr>
        <w:t xml:space="preserve"> and </w:t>
      </w:r>
      <w:proofErr w:type="spellStart"/>
      <w:r w:rsidR="00F01D4F" w:rsidRPr="00AE1BCF">
        <w:rPr>
          <w:rFonts w:ascii="Times New Roman" w:eastAsia="Times New Roman" w:hAnsi="Times New Roman" w:cs="Times New Roman"/>
          <w:sz w:val="24"/>
          <w:szCs w:val="24"/>
        </w:rPr>
        <w:t>Kondrashov</w:t>
      </w:r>
      <w:proofErr w:type="spellEnd"/>
      <w:r w:rsidR="00F01D4F" w:rsidRPr="00AE1BCF">
        <w:rPr>
          <w:rFonts w:ascii="Times New Roman" w:eastAsia="Times New Roman" w:hAnsi="Times New Roman" w:cs="Times New Roman"/>
          <w:sz w:val="24"/>
          <w:szCs w:val="24"/>
        </w:rPr>
        <w:t>, 1999)</w:t>
      </w:r>
      <w:bookmarkEnd w:id="6"/>
      <w:r w:rsidR="00F01D4F" w:rsidRPr="00AE1BCF">
        <w:rPr>
          <w:rFonts w:ascii="Times New Roman" w:hAnsi="Times New Roman" w:cs="Times New Roman"/>
          <w:iCs/>
          <w:color w:val="000000" w:themeColor="text1"/>
          <w:sz w:val="24"/>
          <w:szCs w:val="24"/>
        </w:rPr>
        <w:t xml:space="preserve"> to simulate the propagation of quantitative traits in response to selection and reproduction events.</w:t>
      </w:r>
      <w:r w:rsidR="00401A2A" w:rsidRPr="00AE1BCF">
        <w:rPr>
          <w:rFonts w:ascii="Times New Roman" w:hAnsi="Times New Roman" w:cs="Times New Roman"/>
          <w:iCs/>
          <w:color w:val="000000" w:themeColor="text1"/>
          <w:sz w:val="24"/>
          <w:szCs w:val="24"/>
        </w:rPr>
        <w:t xml:space="preserve"> Using this framework, </w:t>
      </w:r>
      <w:r w:rsidR="00401A2A" w:rsidRPr="00AE1BCF">
        <w:rPr>
          <w:rFonts w:ascii="Times New Roman" w:hAnsi="Times New Roman" w:cs="Times New Roman"/>
          <w:sz w:val="24"/>
          <w:szCs w:val="24"/>
        </w:rPr>
        <w:t xml:space="preserve">we provide predictions about how different network patterns emerge and persist as well as coevolutionary trends in trait values among the species in a model community. </w:t>
      </w:r>
    </w:p>
    <w:p w14:paraId="09B61628" w14:textId="7FA5F48E" w:rsidR="00401A2A" w:rsidRPr="00AE1BCF" w:rsidRDefault="00401A2A" w:rsidP="00E47082">
      <w:pPr>
        <w:spacing w:before="120" w:after="120"/>
        <w:rPr>
          <w:rFonts w:ascii="Times New Roman" w:hAnsi="Times New Roman" w:cs="Times New Roman"/>
          <w:sz w:val="24"/>
          <w:szCs w:val="24"/>
          <w:lang w:val="en-US"/>
        </w:rPr>
      </w:pPr>
      <w:r w:rsidRPr="00AE1BCF">
        <w:rPr>
          <w:rFonts w:ascii="Times New Roman" w:hAnsi="Times New Roman" w:cs="Times New Roman"/>
          <w:sz w:val="24"/>
          <w:szCs w:val="24"/>
          <w:lang w:val="en-US"/>
        </w:rPr>
        <w:t>We find that</w:t>
      </w:r>
      <w:r w:rsidR="00E47082" w:rsidRPr="00AE1BCF">
        <w:rPr>
          <w:rFonts w:ascii="Times New Roman" w:hAnsi="Times New Roman" w:cs="Times New Roman"/>
          <w:sz w:val="24"/>
          <w:szCs w:val="24"/>
          <w:lang w:val="en-US"/>
        </w:rPr>
        <w:t xml:space="preserve"> t</w:t>
      </w:r>
      <w:r w:rsidRPr="00AE1BCF">
        <w:rPr>
          <w:rFonts w:ascii="Times New Roman" w:hAnsi="Times New Roman" w:cs="Times New Roman"/>
          <w:sz w:val="24"/>
          <w:szCs w:val="24"/>
          <w:lang w:val="en-US"/>
        </w:rPr>
        <w:t xml:space="preserve">he evolutionary trends are sensitive to the quantitative genetic structure </w:t>
      </w:r>
      <w:r w:rsidR="00E47082" w:rsidRPr="00AE1BCF">
        <w:rPr>
          <w:rFonts w:ascii="Times New Roman" w:hAnsi="Times New Roman" w:cs="Times New Roman"/>
          <w:sz w:val="24"/>
          <w:szCs w:val="24"/>
          <w:lang w:val="en-US"/>
        </w:rPr>
        <w:t>of the traits. When traits are under quantitative genetic limit, they follow the expected pattern of divergence under competition and the pattern is generally robust to different competition kernel functions. However, s</w:t>
      </w:r>
      <w:r w:rsidRPr="00AE1BCF">
        <w:rPr>
          <w:rFonts w:ascii="Times New Roman" w:hAnsi="Times New Roman" w:cs="Times New Roman"/>
          <w:sz w:val="24"/>
          <w:szCs w:val="24"/>
          <w:lang w:val="en-US"/>
        </w:rPr>
        <w:t xml:space="preserve">trong deviations from the </w:t>
      </w:r>
      <w:r w:rsidR="00E47082" w:rsidRPr="00AE1BCF">
        <w:rPr>
          <w:rFonts w:ascii="Times New Roman" w:hAnsi="Times New Roman" w:cs="Times New Roman"/>
          <w:sz w:val="24"/>
          <w:szCs w:val="24"/>
          <w:lang w:val="en-US"/>
        </w:rPr>
        <w:t xml:space="preserve">pattern of </w:t>
      </w:r>
      <w:r w:rsidRPr="00AE1BCF">
        <w:rPr>
          <w:rFonts w:ascii="Times New Roman" w:hAnsi="Times New Roman" w:cs="Times New Roman"/>
          <w:sz w:val="24"/>
          <w:szCs w:val="24"/>
          <w:lang w:val="en-US"/>
        </w:rPr>
        <w:t xml:space="preserve">trait overdispersion are possible </w:t>
      </w:r>
      <w:r w:rsidR="00E47082" w:rsidRPr="00AE1BCF">
        <w:rPr>
          <w:rFonts w:ascii="Times New Roman" w:hAnsi="Times New Roman" w:cs="Times New Roman"/>
          <w:sz w:val="24"/>
          <w:szCs w:val="24"/>
          <w:lang w:val="en-US"/>
        </w:rPr>
        <w:t xml:space="preserve">when traits are governed by fewer number of loci (under </w:t>
      </w:r>
      <w:r w:rsidR="007D2138" w:rsidRPr="00AE1BCF">
        <w:rPr>
          <w:rFonts w:ascii="Times New Roman" w:hAnsi="Times New Roman" w:cs="Times New Roman"/>
          <w:sz w:val="24"/>
          <w:szCs w:val="24"/>
          <w:lang w:val="en-US"/>
        </w:rPr>
        <w:t xml:space="preserve">the </w:t>
      </w:r>
      <w:r w:rsidR="00E47082" w:rsidRPr="00AE1BCF">
        <w:rPr>
          <w:rFonts w:ascii="Times New Roman" w:hAnsi="Times New Roman" w:cs="Times New Roman"/>
          <w:sz w:val="24"/>
          <w:szCs w:val="24"/>
          <w:lang w:val="en-US"/>
        </w:rPr>
        <w:t xml:space="preserve">hypergeometric model) and the chance of observing </w:t>
      </w:r>
      <w:r w:rsidR="003F633F" w:rsidRPr="00AE1BCF">
        <w:rPr>
          <w:rFonts w:ascii="Times New Roman" w:hAnsi="Times New Roman" w:cs="Times New Roman"/>
          <w:sz w:val="24"/>
          <w:szCs w:val="24"/>
          <w:lang w:val="en-US"/>
        </w:rPr>
        <w:t>such deviations is closely associated with the characteristics of the competitive kernels.</w:t>
      </w:r>
    </w:p>
    <w:p w14:paraId="30EFFF64" w14:textId="5A64BCFE" w:rsidR="003F633F" w:rsidRPr="00AE1BCF" w:rsidRDefault="003F633F" w:rsidP="003F633F">
      <w:pPr>
        <w:spacing w:before="120" w:after="120"/>
        <w:rPr>
          <w:rFonts w:ascii="Times New Roman" w:hAnsi="Times New Roman" w:cs="Times New Roman"/>
          <w:sz w:val="24"/>
          <w:szCs w:val="24"/>
          <w:lang w:val="en-US"/>
        </w:rPr>
      </w:pPr>
    </w:p>
    <w:p w14:paraId="78C022DF" w14:textId="71E65773" w:rsidR="00AE1BCF" w:rsidRPr="00AE1BCF" w:rsidRDefault="00AE1BCF" w:rsidP="00AE1BCF">
      <w:pPr>
        <w:spacing w:line="240" w:lineRule="auto"/>
        <w:rPr>
          <w:rFonts w:ascii="Times New Roman" w:eastAsia="Times New Roman" w:hAnsi="Times New Roman" w:cs="Times New Roman"/>
          <w:b/>
          <w:sz w:val="24"/>
          <w:szCs w:val="24"/>
        </w:rPr>
      </w:pPr>
      <w:r w:rsidRPr="00AE1BCF">
        <w:rPr>
          <w:rFonts w:ascii="Times New Roman" w:eastAsia="Times New Roman" w:hAnsi="Times New Roman" w:cs="Times New Roman"/>
          <w:b/>
          <w:sz w:val="24"/>
          <w:szCs w:val="24"/>
        </w:rPr>
        <w:t>METHODS</w:t>
      </w:r>
    </w:p>
    <w:p w14:paraId="2CB5C9B8" w14:textId="70F28B74" w:rsidR="00AE1BCF" w:rsidRPr="00AE1BCF" w:rsidRDefault="00AE1BCF" w:rsidP="00AE1BCF">
      <w:pPr>
        <w:spacing w:before="120" w:after="120"/>
        <w:rPr>
          <w:rFonts w:ascii="Times New Roman" w:hAnsi="Times New Roman" w:cs="Times New Roman"/>
          <w:sz w:val="24"/>
          <w:szCs w:val="24"/>
          <w:lang w:val="en-US"/>
        </w:rPr>
      </w:pPr>
      <w:r w:rsidRPr="00AE1BCF">
        <w:rPr>
          <w:rFonts w:ascii="Times New Roman" w:hAnsi="Times New Roman" w:cs="Times New Roman"/>
          <w:sz w:val="24"/>
          <w:szCs w:val="24"/>
          <w:lang w:val="en-US"/>
        </w:rPr>
        <w:t>We use a niche theoretic construct based on Taper and Case (1985). This construct can be summarized as follows: It is assumed that the consumer species compete for resources whose abundance can be mapped over a single resource trait axis (</w:t>
      </w:r>
      <w:r w:rsidR="00423547" w:rsidRPr="00AE1BCF">
        <w:rPr>
          <w:rFonts w:ascii="Times New Roman" w:hAnsi="Times New Roman" w:cs="Times New Roman"/>
          <w:sz w:val="24"/>
          <w:szCs w:val="24"/>
          <w:lang w:val="en-US"/>
        </w:rPr>
        <w:t>e.g.,</w:t>
      </w:r>
      <w:r w:rsidRPr="00AE1BCF">
        <w:rPr>
          <w:rFonts w:ascii="Times New Roman" w:hAnsi="Times New Roman" w:cs="Times New Roman"/>
          <w:sz w:val="24"/>
          <w:szCs w:val="24"/>
          <w:lang w:val="en-US"/>
        </w:rPr>
        <w:t xml:space="preserve"> body size of prey</w:t>
      </w:r>
      <w:del w:id="7" w:author="Stephen Baines" w:date="2021-01-27T21:32:00Z">
        <w:r w:rsidRPr="00AE1BCF" w:rsidDel="00E16FF8">
          <w:rPr>
            <w:rFonts w:ascii="Times New Roman" w:hAnsi="Times New Roman" w:cs="Times New Roman"/>
            <w:sz w:val="24"/>
            <w:szCs w:val="24"/>
            <w:lang w:val="en-US"/>
          </w:rPr>
          <w:delText>s</w:delText>
        </w:r>
      </w:del>
      <w:r w:rsidRPr="00AE1BCF">
        <w:rPr>
          <w:rFonts w:ascii="Times New Roman" w:hAnsi="Times New Roman" w:cs="Times New Roman"/>
          <w:sz w:val="24"/>
          <w:szCs w:val="24"/>
          <w:lang w:val="en-US"/>
        </w:rPr>
        <w:t>, corolla length of flowering species etc.). Similarly, resource niches of consumer species are unidimensional across a single common trait (</w:t>
      </w:r>
      <w:r w:rsidR="00423547" w:rsidRPr="00AE1BCF">
        <w:rPr>
          <w:rFonts w:ascii="Times New Roman" w:hAnsi="Times New Roman" w:cs="Times New Roman"/>
          <w:sz w:val="24"/>
          <w:szCs w:val="24"/>
          <w:lang w:val="en-US"/>
        </w:rPr>
        <w:t>e.g.,</w:t>
      </w:r>
      <w:r w:rsidRPr="00AE1BCF">
        <w:rPr>
          <w:rFonts w:ascii="Times New Roman" w:hAnsi="Times New Roman" w:cs="Times New Roman"/>
          <w:sz w:val="24"/>
          <w:szCs w:val="24"/>
          <w:lang w:val="en-US"/>
        </w:rPr>
        <w:t xml:space="preserve"> body sizes of predators or proboscis/beak length of nectar feeders etc.) and there is one-to-one mapping of an individual consumer’s trait and the mean resource trait it consumes. Therefore, the strength of competition between individuals of traits z and z’ is simply </w:t>
      </w:r>
      <w:r w:rsidR="00FD5FDA">
        <w:rPr>
          <w:rFonts w:ascii="Times New Roman" w:hAnsi="Times New Roman" w:cs="Times New Roman"/>
          <w:sz w:val="24"/>
          <w:szCs w:val="24"/>
          <w:lang w:val="en-US"/>
        </w:rPr>
        <w:t>the</w:t>
      </w:r>
      <w:r w:rsidR="00FD5FDA" w:rsidRPr="00AE1BCF">
        <w:rPr>
          <w:rFonts w:ascii="Times New Roman" w:hAnsi="Times New Roman" w:cs="Times New Roman"/>
          <w:sz w:val="24"/>
          <w:szCs w:val="24"/>
          <w:lang w:val="en-US"/>
        </w:rPr>
        <w:t xml:space="preserve"> </w:t>
      </w:r>
      <w:r w:rsidRPr="00AE1BCF">
        <w:rPr>
          <w:rFonts w:ascii="Times New Roman" w:hAnsi="Times New Roman" w:cs="Times New Roman"/>
          <w:sz w:val="24"/>
          <w:szCs w:val="24"/>
          <w:lang w:val="en-US"/>
        </w:rPr>
        <w:t xml:space="preserve">overlap between resource utility curves of those </w:t>
      </w:r>
      <w:r w:rsidRPr="00AE1BCF">
        <w:rPr>
          <w:rFonts w:ascii="Times New Roman" w:hAnsi="Times New Roman" w:cs="Times New Roman"/>
          <w:sz w:val="24"/>
          <w:szCs w:val="24"/>
          <w:lang w:val="en-US"/>
        </w:rPr>
        <w:lastRenderedPageBreak/>
        <w:t xml:space="preserve">individuals across resource trait axis and it is also a function of difference between z and z’. This function is commonly called a competitive kernel. </w:t>
      </w:r>
    </w:p>
    <w:p w14:paraId="7E06CDC1" w14:textId="77777777" w:rsidR="00AE1BCF" w:rsidRPr="00AE1BCF" w:rsidRDefault="00AE1BCF" w:rsidP="00AE1BCF">
      <w:pPr>
        <w:spacing w:line="240" w:lineRule="auto"/>
        <w:rPr>
          <w:rFonts w:ascii="Times New Roman" w:eastAsia="Times New Roman" w:hAnsi="Times New Roman" w:cs="Times New Roman"/>
          <w:sz w:val="24"/>
          <w:szCs w:val="24"/>
        </w:rPr>
      </w:pPr>
      <w:r w:rsidRPr="00AE1BCF">
        <w:rPr>
          <w:rFonts w:ascii="Times New Roman" w:eastAsia="Times New Roman" w:hAnsi="Times New Roman" w:cs="Times New Roman"/>
          <w:i/>
          <w:sz w:val="24"/>
          <w:szCs w:val="24"/>
        </w:rPr>
        <w:t>Model description:</w:t>
      </w:r>
      <w:r w:rsidRPr="00AE1BCF">
        <w:rPr>
          <w:rFonts w:ascii="Times New Roman" w:eastAsia="Times New Roman" w:hAnsi="Times New Roman" w:cs="Times New Roman"/>
          <w:sz w:val="24"/>
          <w:szCs w:val="24"/>
        </w:rPr>
        <w:t xml:space="preserve"> </w:t>
      </w:r>
      <w:sdt>
        <w:sdtPr>
          <w:rPr>
            <w:rFonts w:ascii="Times New Roman" w:hAnsi="Times New Roman" w:cs="Times New Roman"/>
          </w:rPr>
          <w:id w:val="1176915243"/>
        </w:sdtPr>
        <w:sdtContent>
          <w:r w:rsidRPr="00AE1BCF">
            <w:rPr>
              <w:rFonts w:ascii="Times New Roman" w:hAnsi="Times New Roman" w:cs="Times New Roman"/>
            </w:rPr>
            <w:t xml:space="preserve">     </w:t>
          </w:r>
        </w:sdtContent>
      </w:sdt>
    </w:p>
    <w:p w14:paraId="661051FB" w14:textId="35BBF779" w:rsidR="00AE1BCF" w:rsidRPr="00AE1BCF" w:rsidRDefault="00AE1BCF" w:rsidP="00AE1BCF">
      <w:pPr>
        <w:spacing w:line="240" w:lineRule="auto"/>
        <w:rPr>
          <w:rFonts w:ascii="Times New Roman" w:eastAsia="Times New Roman" w:hAnsi="Times New Roman" w:cs="Times New Roman"/>
          <w:sz w:val="24"/>
          <w:szCs w:val="24"/>
        </w:rPr>
      </w:pPr>
      <w:r w:rsidRPr="00AE1BCF">
        <w:rPr>
          <w:rFonts w:ascii="Times New Roman" w:eastAsia="Times New Roman" w:hAnsi="Times New Roman" w:cs="Times New Roman"/>
          <w:sz w:val="24"/>
          <w:szCs w:val="24"/>
        </w:rPr>
        <w:t xml:space="preserve">The objective is to describe trait and population dynamics of multiple competing species with </w:t>
      </w:r>
      <w:r w:rsidR="002B77F7">
        <w:rPr>
          <w:rFonts w:ascii="Times New Roman" w:eastAsia="Times New Roman" w:hAnsi="Times New Roman" w:cs="Times New Roman"/>
          <w:sz w:val="24"/>
          <w:szCs w:val="24"/>
        </w:rPr>
        <w:t xml:space="preserve">at least one </w:t>
      </w:r>
      <w:r w:rsidRPr="00AE1BCF">
        <w:rPr>
          <w:rFonts w:ascii="Times New Roman" w:eastAsia="Times New Roman" w:hAnsi="Times New Roman" w:cs="Times New Roman"/>
          <w:sz w:val="24"/>
          <w:szCs w:val="24"/>
        </w:rPr>
        <w:t>common set of resources. The broad framework is based on classic studies of quantitative genetic models of competition (</w:t>
      </w:r>
      <w:proofErr w:type="spellStart"/>
      <w:r w:rsidRPr="00AE1BCF">
        <w:rPr>
          <w:rFonts w:ascii="Times New Roman" w:eastAsia="Times New Roman" w:hAnsi="Times New Roman" w:cs="Times New Roman"/>
          <w:sz w:val="24"/>
          <w:szCs w:val="24"/>
        </w:rPr>
        <w:t>Slatkin</w:t>
      </w:r>
      <w:proofErr w:type="spellEnd"/>
      <w:r w:rsidRPr="00AE1BCF">
        <w:rPr>
          <w:rFonts w:ascii="Times New Roman" w:eastAsia="Times New Roman" w:hAnsi="Times New Roman" w:cs="Times New Roman"/>
          <w:sz w:val="24"/>
          <w:szCs w:val="24"/>
        </w:rPr>
        <w:t xml:space="preserve">, 1979; Taper and Case, 1985). We assume that in a community, populations of </w:t>
      </w:r>
      <w:r w:rsidRPr="00AE1BCF">
        <w:rPr>
          <w:rFonts w:ascii="Times New Roman" w:eastAsia="Times New Roman" w:hAnsi="Times New Roman" w:cs="Times New Roman"/>
          <w:i/>
          <w:sz w:val="24"/>
          <w:szCs w:val="24"/>
        </w:rPr>
        <w:t>n</w:t>
      </w:r>
      <w:r w:rsidRPr="00AE1BCF">
        <w:rPr>
          <w:rFonts w:ascii="Times New Roman" w:eastAsia="Times New Roman" w:hAnsi="Times New Roman" w:cs="Times New Roman"/>
          <w:sz w:val="24"/>
          <w:szCs w:val="24"/>
        </w:rPr>
        <w:t xml:space="preserve"> species compete via a single common functional trait. Thus, only the phenotypic value of interacting individuals determines the strength of the interspecific competition, not the species’ identity. We also assume that competition is the only force of selection </w:t>
      </w:r>
      <w:r w:rsidR="00FD5FDA">
        <w:rPr>
          <w:rFonts w:ascii="Times New Roman" w:eastAsia="Times New Roman" w:hAnsi="Times New Roman" w:cs="Times New Roman"/>
          <w:sz w:val="24"/>
          <w:szCs w:val="24"/>
        </w:rPr>
        <w:t>that acts</w:t>
      </w:r>
      <w:r w:rsidR="00FD5FDA" w:rsidRPr="00AE1BCF">
        <w:rPr>
          <w:rFonts w:ascii="Times New Roman" w:eastAsia="Times New Roman" w:hAnsi="Times New Roman" w:cs="Times New Roman"/>
          <w:sz w:val="24"/>
          <w:szCs w:val="24"/>
        </w:rPr>
        <w:t xml:space="preserve"> </w:t>
      </w:r>
      <w:r w:rsidRPr="00AE1BCF">
        <w:rPr>
          <w:rFonts w:ascii="Times New Roman" w:eastAsia="Times New Roman" w:hAnsi="Times New Roman" w:cs="Times New Roman"/>
          <w:sz w:val="24"/>
          <w:szCs w:val="24"/>
        </w:rPr>
        <w:t xml:space="preserve">upon the trait and determines the strength and directionality of trait evolution. All the species’ populations are assumed to be made of randomly mating diploid populations with nonoverlapping generations. Their traits follow an identical quantitative genetic mechanism of inheritance. </w:t>
      </w:r>
    </w:p>
    <w:p w14:paraId="1B26078B" w14:textId="2BCD7162" w:rsidR="00AE1BCF" w:rsidRPr="00AE1BCF" w:rsidRDefault="00AE1BCF" w:rsidP="00AE1BCF">
      <w:pPr>
        <w:spacing w:line="240" w:lineRule="auto"/>
        <w:rPr>
          <w:rFonts w:ascii="Times New Roman" w:eastAsia="Times New Roman" w:hAnsi="Times New Roman" w:cs="Times New Roman"/>
          <w:sz w:val="24"/>
          <w:szCs w:val="24"/>
        </w:rPr>
      </w:pPr>
      <w:r w:rsidRPr="00AE1BCF">
        <w:rPr>
          <w:rFonts w:ascii="Times New Roman" w:eastAsia="Times New Roman" w:hAnsi="Times New Roman" w:cs="Times New Roman"/>
          <w:sz w:val="24"/>
          <w:szCs w:val="24"/>
        </w:rPr>
        <w:t xml:space="preserve">Species first undergo selection and then </w:t>
      </w:r>
      <w:r w:rsidR="00FD5FDA">
        <w:rPr>
          <w:rFonts w:ascii="Times New Roman" w:eastAsia="Times New Roman" w:hAnsi="Times New Roman" w:cs="Times New Roman"/>
          <w:sz w:val="24"/>
          <w:szCs w:val="24"/>
        </w:rPr>
        <w:t>pass on the trait to the next generation</w:t>
      </w:r>
      <w:r w:rsidRPr="00AE1BCF">
        <w:rPr>
          <w:rFonts w:ascii="Times New Roman" w:eastAsia="Times New Roman" w:hAnsi="Times New Roman" w:cs="Times New Roman"/>
          <w:sz w:val="24"/>
          <w:szCs w:val="24"/>
        </w:rPr>
        <w:t xml:space="preserve"> via reproduction. </w:t>
      </w:r>
      <w:r w:rsidR="00FD5FDA">
        <w:rPr>
          <w:rFonts w:ascii="Times New Roman" w:eastAsia="Times New Roman" w:hAnsi="Times New Roman" w:cs="Times New Roman"/>
          <w:sz w:val="24"/>
          <w:szCs w:val="24"/>
        </w:rPr>
        <w:t>The s</w:t>
      </w:r>
      <w:r w:rsidRPr="00AE1BCF">
        <w:rPr>
          <w:rFonts w:ascii="Times New Roman" w:eastAsia="Times New Roman" w:hAnsi="Times New Roman" w:cs="Times New Roman"/>
          <w:sz w:val="24"/>
          <w:szCs w:val="24"/>
        </w:rPr>
        <w:t xml:space="preserve">election process alters the population abundances and the phenotypic distribution. It essentially represents the intrinsic growth of the population and the effect of competition on absolute fitness of the populations. </w:t>
      </w:r>
      <w:r w:rsidR="00B002D6">
        <w:rPr>
          <w:rFonts w:ascii="Times New Roman" w:eastAsia="Times New Roman" w:hAnsi="Times New Roman" w:cs="Times New Roman"/>
          <w:sz w:val="24"/>
          <w:szCs w:val="24"/>
        </w:rPr>
        <w:t>The r</w:t>
      </w:r>
      <w:r w:rsidR="00B002D6" w:rsidRPr="00AE1BCF">
        <w:rPr>
          <w:rFonts w:ascii="Times New Roman" w:eastAsia="Times New Roman" w:hAnsi="Times New Roman" w:cs="Times New Roman"/>
          <w:sz w:val="24"/>
          <w:szCs w:val="24"/>
        </w:rPr>
        <w:t xml:space="preserve">eproduction </w:t>
      </w:r>
      <w:r w:rsidRPr="00AE1BCF">
        <w:rPr>
          <w:rFonts w:ascii="Times New Roman" w:eastAsia="Times New Roman" w:hAnsi="Times New Roman" w:cs="Times New Roman"/>
          <w:sz w:val="24"/>
          <w:szCs w:val="24"/>
        </w:rPr>
        <w:t xml:space="preserve">process, however, is assumed to only alter the phenotypic distribution </w:t>
      </w:r>
      <w:r w:rsidR="00B002D6">
        <w:rPr>
          <w:rFonts w:ascii="Times New Roman" w:eastAsia="Times New Roman" w:hAnsi="Times New Roman" w:cs="Times New Roman"/>
          <w:sz w:val="24"/>
          <w:szCs w:val="24"/>
        </w:rPr>
        <w:t xml:space="preserve">through </w:t>
      </w:r>
      <w:r w:rsidRPr="00AE1BCF">
        <w:rPr>
          <w:rFonts w:ascii="Times New Roman" w:eastAsia="Times New Roman" w:hAnsi="Times New Roman" w:cs="Times New Roman"/>
          <w:sz w:val="24"/>
          <w:szCs w:val="24"/>
        </w:rPr>
        <w:t xml:space="preserve">the explicit underlying genetic mechanism and random mating. </w:t>
      </w:r>
    </w:p>
    <w:p w14:paraId="1CFC0E8E" w14:textId="5A215014" w:rsidR="00AE1BCF" w:rsidRPr="00AE1BCF" w:rsidRDefault="00AE1BCF" w:rsidP="00AE1BCF">
      <w:pPr>
        <w:spacing w:line="240" w:lineRule="auto"/>
        <w:rPr>
          <w:rFonts w:ascii="Times New Roman" w:eastAsia="Times New Roman" w:hAnsi="Times New Roman" w:cs="Times New Roman"/>
          <w:sz w:val="24"/>
          <w:szCs w:val="24"/>
        </w:rPr>
      </w:pPr>
      <w:r w:rsidRPr="00AE1BCF">
        <w:rPr>
          <w:rFonts w:ascii="Times New Roman" w:eastAsia="Times New Roman" w:hAnsi="Times New Roman" w:cs="Times New Roman"/>
          <w:sz w:val="24"/>
          <w:szCs w:val="24"/>
        </w:rPr>
        <w:t xml:space="preserve">Population growth under selection is </w:t>
      </w:r>
      <w:r w:rsidR="00C5305E" w:rsidRPr="00AE1BCF">
        <w:rPr>
          <w:rFonts w:ascii="Times New Roman" w:eastAsia="Times New Roman" w:hAnsi="Times New Roman" w:cs="Times New Roman"/>
          <w:sz w:val="24"/>
          <w:szCs w:val="24"/>
        </w:rPr>
        <w:t>modelled</w:t>
      </w:r>
      <w:r w:rsidRPr="00AE1BCF">
        <w:rPr>
          <w:rFonts w:ascii="Times New Roman" w:eastAsia="Times New Roman" w:hAnsi="Times New Roman" w:cs="Times New Roman"/>
          <w:sz w:val="24"/>
          <w:szCs w:val="24"/>
        </w:rPr>
        <w:t xml:space="preserve"> using </w:t>
      </w:r>
      <w:r w:rsidR="00B002D6">
        <w:rPr>
          <w:rFonts w:ascii="Times New Roman" w:eastAsia="Times New Roman" w:hAnsi="Times New Roman" w:cs="Times New Roman"/>
          <w:sz w:val="24"/>
          <w:szCs w:val="24"/>
        </w:rPr>
        <w:t xml:space="preserve">a </w:t>
      </w:r>
      <w:r w:rsidRPr="00AE1BCF">
        <w:rPr>
          <w:rFonts w:ascii="Times New Roman" w:eastAsia="Times New Roman" w:hAnsi="Times New Roman" w:cs="Times New Roman"/>
          <w:sz w:val="24"/>
          <w:szCs w:val="24"/>
        </w:rPr>
        <w:t xml:space="preserve">discrete time </w:t>
      </w:r>
      <w:proofErr w:type="spellStart"/>
      <w:r w:rsidRPr="00AE1BCF">
        <w:rPr>
          <w:rFonts w:ascii="Times New Roman" w:eastAsia="Times New Roman" w:hAnsi="Times New Roman" w:cs="Times New Roman"/>
          <w:sz w:val="24"/>
          <w:szCs w:val="24"/>
        </w:rPr>
        <w:t>Lotka</w:t>
      </w:r>
      <w:proofErr w:type="spellEnd"/>
      <w:r w:rsidRPr="00AE1BCF">
        <w:rPr>
          <w:rFonts w:ascii="Times New Roman" w:eastAsia="Times New Roman" w:hAnsi="Times New Roman" w:cs="Times New Roman"/>
          <w:sz w:val="24"/>
          <w:szCs w:val="24"/>
        </w:rPr>
        <w:t>-</w:t>
      </w:r>
      <w:r w:rsidR="00B002D6">
        <w:rPr>
          <w:rFonts w:ascii="Times New Roman" w:eastAsia="Times New Roman" w:hAnsi="Times New Roman" w:cs="Times New Roman"/>
          <w:sz w:val="24"/>
          <w:szCs w:val="24"/>
        </w:rPr>
        <w:t>V</w:t>
      </w:r>
      <w:r w:rsidR="00B002D6" w:rsidRPr="00AE1BCF">
        <w:rPr>
          <w:rFonts w:ascii="Times New Roman" w:eastAsia="Times New Roman" w:hAnsi="Times New Roman" w:cs="Times New Roman"/>
          <w:sz w:val="24"/>
          <w:szCs w:val="24"/>
        </w:rPr>
        <w:t xml:space="preserve">olterra </w:t>
      </w:r>
      <w:r w:rsidRPr="00AE1BCF">
        <w:rPr>
          <w:rFonts w:ascii="Times New Roman" w:eastAsia="Times New Roman" w:hAnsi="Times New Roman" w:cs="Times New Roman"/>
          <w:sz w:val="24"/>
          <w:szCs w:val="24"/>
        </w:rPr>
        <w:t xml:space="preserve">equation for competition. Growth rate or the absolute fitness of an individual with trait value z is a function of the phenotype’s intrinsic growth rate (growth rate in the absence of any competition), minus the collective effect of all intra- and interspecific competitive interactions of co-occurring phenotypes. Growth rate (or the fitness) of phenotype </w:t>
      </w:r>
      <w:r w:rsidRPr="00AE1BCF">
        <w:rPr>
          <w:rFonts w:ascii="Times New Roman" w:eastAsia="Times New Roman" w:hAnsi="Times New Roman" w:cs="Times New Roman"/>
          <w:i/>
          <w:iCs/>
          <w:sz w:val="24"/>
          <w:szCs w:val="24"/>
        </w:rPr>
        <w:t>z</w:t>
      </w:r>
      <w:r w:rsidRPr="00AE1BCF">
        <w:rPr>
          <w:rFonts w:ascii="Times New Roman" w:eastAsia="Times New Roman" w:hAnsi="Times New Roman" w:cs="Times New Roman"/>
          <w:sz w:val="24"/>
          <w:szCs w:val="24"/>
        </w:rPr>
        <w:t xml:space="preserve"> of species </w:t>
      </w:r>
      <w:proofErr w:type="spellStart"/>
      <w:r w:rsidRPr="00AE1BCF">
        <w:rPr>
          <w:rFonts w:ascii="Times New Roman" w:eastAsia="Times New Roman" w:hAnsi="Times New Roman" w:cs="Times New Roman"/>
          <w:i/>
          <w:iCs/>
          <w:sz w:val="24"/>
          <w:szCs w:val="24"/>
        </w:rPr>
        <w:t>i</w:t>
      </w:r>
      <w:proofErr w:type="spellEnd"/>
      <w:r w:rsidRPr="00AE1BCF">
        <w:rPr>
          <w:rFonts w:ascii="Times New Roman" w:eastAsia="Times New Roman" w:hAnsi="Times New Roman" w:cs="Times New Roman"/>
          <w:i/>
          <w:iCs/>
          <w:sz w:val="24"/>
          <w:szCs w:val="24"/>
        </w:rPr>
        <w:t xml:space="preserve"> </w:t>
      </w:r>
      <w:r w:rsidRPr="00AE1BCF">
        <w:rPr>
          <w:rFonts w:ascii="Times New Roman" w:eastAsia="Times New Roman" w:hAnsi="Times New Roman" w:cs="Times New Roman"/>
          <w:sz w:val="24"/>
          <w:szCs w:val="24"/>
        </w:rPr>
        <w:t>can be written as (</w:t>
      </w:r>
      <w:proofErr w:type="spellStart"/>
      <w:r w:rsidRPr="00AE1BCF">
        <w:rPr>
          <w:rFonts w:ascii="Times New Roman" w:eastAsia="Times New Roman" w:hAnsi="Times New Roman" w:cs="Times New Roman"/>
          <w:sz w:val="24"/>
          <w:szCs w:val="24"/>
        </w:rPr>
        <w:t>Lande</w:t>
      </w:r>
      <w:proofErr w:type="spellEnd"/>
      <w:r w:rsidRPr="00AE1BCF">
        <w:rPr>
          <w:rFonts w:ascii="Times New Roman" w:eastAsia="Times New Roman" w:hAnsi="Times New Roman" w:cs="Times New Roman"/>
          <w:sz w:val="24"/>
          <w:szCs w:val="24"/>
        </w:rPr>
        <w:t xml:space="preserve">, 1979; Taper and Case, 1985; </w:t>
      </w:r>
      <w:proofErr w:type="spellStart"/>
      <w:r w:rsidRPr="00AE1BCF">
        <w:rPr>
          <w:rFonts w:ascii="Times New Roman" w:eastAsia="Times New Roman" w:hAnsi="Times New Roman" w:cs="Times New Roman"/>
          <w:sz w:val="24"/>
          <w:szCs w:val="24"/>
        </w:rPr>
        <w:t>Barabás</w:t>
      </w:r>
      <w:proofErr w:type="spellEnd"/>
      <w:r w:rsidRPr="00AE1BCF">
        <w:rPr>
          <w:rFonts w:ascii="Times New Roman" w:eastAsia="Times New Roman" w:hAnsi="Times New Roman" w:cs="Times New Roman"/>
          <w:sz w:val="24"/>
          <w:szCs w:val="24"/>
        </w:rPr>
        <w:t xml:space="preserve"> &amp; </w:t>
      </w:r>
      <w:proofErr w:type="spellStart"/>
      <w:r w:rsidRPr="00AE1BCF">
        <w:rPr>
          <w:rFonts w:ascii="Times New Roman" w:eastAsia="Times New Roman" w:hAnsi="Times New Roman" w:cs="Times New Roman"/>
          <w:sz w:val="24"/>
          <w:szCs w:val="24"/>
        </w:rPr>
        <w:t>D’Andrea</w:t>
      </w:r>
      <w:proofErr w:type="spellEnd"/>
      <w:r w:rsidRPr="00AE1BCF">
        <w:rPr>
          <w:rFonts w:ascii="Times New Roman" w:eastAsia="Times New Roman" w:hAnsi="Times New Roman" w:cs="Times New Roman"/>
          <w:sz w:val="24"/>
          <w:szCs w:val="24"/>
        </w:rPr>
        <w:t>, 2016)</w:t>
      </w:r>
    </w:p>
    <w:p w14:paraId="0CC713C3" w14:textId="77777777" w:rsidR="00AE1BCF" w:rsidRPr="00AE1BCF" w:rsidRDefault="00AE1BCF" w:rsidP="00AE1BCF">
      <w:pPr>
        <w:spacing w:line="240" w:lineRule="auto"/>
        <w:rPr>
          <w:rFonts w:ascii="Times New Roman" w:eastAsia="Cambria Math"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7541"/>
        <w:gridCol w:w="951"/>
      </w:tblGrid>
      <w:tr w:rsidR="00AE1BCF" w:rsidRPr="00AE1BCF" w14:paraId="396FE973" w14:textId="77777777" w:rsidTr="00D51B81">
        <w:tc>
          <w:tcPr>
            <w:tcW w:w="562" w:type="dxa"/>
          </w:tcPr>
          <w:p w14:paraId="4C4DDFD4" w14:textId="77777777" w:rsidR="00AE1BCF" w:rsidRPr="00AE1BCF" w:rsidRDefault="00AE1BCF" w:rsidP="00D51B81">
            <w:pPr>
              <w:jc w:val="center"/>
              <w:rPr>
                <w:rFonts w:ascii="Times New Roman" w:eastAsia="Cambria Math" w:hAnsi="Times New Roman" w:cs="Times New Roman"/>
                <w:sz w:val="24"/>
                <w:szCs w:val="24"/>
              </w:rPr>
            </w:pPr>
          </w:p>
        </w:tc>
        <w:tc>
          <w:tcPr>
            <w:tcW w:w="7797" w:type="dxa"/>
          </w:tcPr>
          <w:p w14:paraId="6290A680" w14:textId="77777777" w:rsidR="00AE1BCF" w:rsidRPr="00AE1BCF" w:rsidRDefault="0014568A" w:rsidP="00D51B81">
            <w:pPr>
              <w:jc w:val="center"/>
              <w:rPr>
                <w:rFonts w:ascii="Times New Roman" w:eastAsia="Cambria Math" w:hAnsi="Times New Roman" w:cs="Times New Roman"/>
                <w:sz w:val="24"/>
                <w:szCs w:val="28"/>
              </w:rPr>
            </w:pPr>
            <m:oMath>
              <m:sSub>
                <m:sSubPr>
                  <m:ctrlPr>
                    <w:rPr>
                      <w:rFonts w:ascii="Cambria Math" w:hAnsi="Cambria Math" w:cs="Times New Roman"/>
                      <w:sz w:val="24"/>
                      <w:szCs w:val="28"/>
                    </w:rPr>
                  </m:ctrlPr>
                </m:sSubPr>
                <m:e>
                  <m:r>
                    <w:rPr>
                      <w:rFonts w:ascii="Cambria Math" w:hAnsi="Cambria Math" w:cs="Times New Roman"/>
                      <w:sz w:val="24"/>
                      <w:szCs w:val="28"/>
                    </w:rPr>
                    <m:t>w</m:t>
                  </m:r>
                </m:e>
                <m:sub>
                  <m:r>
                    <w:rPr>
                      <w:rFonts w:ascii="Cambria Math" w:hAnsi="Cambria Math" w:cs="Times New Roman"/>
                      <w:sz w:val="24"/>
                      <w:szCs w:val="28"/>
                    </w:rPr>
                    <m:t>i</m:t>
                  </m:r>
                </m:sub>
              </m:sSub>
              <m:d>
                <m:dPr>
                  <m:ctrlPr>
                    <w:rPr>
                      <w:rFonts w:ascii="Cambria Math" w:hAnsi="Cambria Math" w:cs="Times New Roman"/>
                      <w:sz w:val="24"/>
                      <w:szCs w:val="28"/>
                    </w:rPr>
                  </m:ctrlPr>
                </m:dPr>
                <m:e>
                  <m:r>
                    <w:rPr>
                      <w:rFonts w:ascii="Cambria Math" w:hAnsi="Cambria Math" w:cs="Times New Roman"/>
                      <w:sz w:val="24"/>
                      <w:szCs w:val="28"/>
                    </w:rPr>
                    <m:t>z,t</m:t>
                  </m:r>
                </m:e>
              </m:d>
              <m:r>
                <w:rPr>
                  <w:rFonts w:ascii="Cambria Math" w:hAnsi="Cambria Math" w:cs="Times New Roman"/>
                  <w:sz w:val="24"/>
                  <w:szCs w:val="28"/>
                </w:rPr>
                <m:t>=</m:t>
              </m:r>
              <m:sSub>
                <m:sSubPr>
                  <m:ctrlPr>
                    <w:rPr>
                      <w:rFonts w:ascii="Cambria Math" w:hAnsi="Cambria Math" w:cs="Times New Roman"/>
                      <w:sz w:val="24"/>
                      <w:szCs w:val="28"/>
                    </w:rPr>
                  </m:ctrlPr>
                </m:sSubPr>
                <m:e>
                  <m:r>
                    <w:rPr>
                      <w:rFonts w:ascii="Cambria Math" w:hAnsi="Cambria Math" w:cs="Times New Roman"/>
                      <w:sz w:val="24"/>
                      <w:szCs w:val="28"/>
                    </w:rPr>
                    <m:t>r</m:t>
                  </m:r>
                </m:e>
                <m:sub>
                  <m:r>
                    <w:rPr>
                      <w:rFonts w:ascii="Cambria Math" w:hAnsi="Cambria Math" w:cs="Times New Roman"/>
                      <w:sz w:val="24"/>
                      <w:szCs w:val="28"/>
                    </w:rPr>
                    <m:t>i</m:t>
                  </m:r>
                </m:sub>
              </m:sSub>
              <m:r>
                <w:rPr>
                  <w:rFonts w:ascii="Cambria Math" w:hAnsi="Cambria Math" w:cs="Times New Roman"/>
                  <w:sz w:val="24"/>
                  <w:szCs w:val="28"/>
                </w:rPr>
                <m:t>-</m:t>
              </m:r>
              <m:nary>
                <m:naryPr>
                  <m:chr m:val="∑"/>
                  <m:ctrlPr>
                    <w:rPr>
                      <w:rFonts w:ascii="Cambria Math" w:hAnsi="Cambria Math" w:cs="Times New Roman"/>
                      <w:sz w:val="24"/>
                      <w:szCs w:val="28"/>
                    </w:rPr>
                  </m:ctrlPr>
                </m:naryPr>
                <m:sub>
                  <m:r>
                    <w:rPr>
                      <w:rFonts w:ascii="Cambria Math" w:hAnsi="Cambria Math" w:cs="Times New Roman"/>
                      <w:sz w:val="24"/>
                      <w:szCs w:val="28"/>
                    </w:rPr>
                    <m:t>j=1</m:t>
                  </m:r>
                </m:sub>
                <m:sup>
                  <m:r>
                    <w:rPr>
                      <w:rFonts w:ascii="Cambria Math" w:hAnsi="Cambria Math" w:cs="Times New Roman"/>
                      <w:sz w:val="24"/>
                      <w:szCs w:val="28"/>
                    </w:rPr>
                    <m:t>n</m:t>
                  </m:r>
                </m:sup>
                <m:e>
                  <m:sSub>
                    <m:sSubPr>
                      <m:ctrlPr>
                        <w:rPr>
                          <w:rFonts w:ascii="Cambria Math" w:hAnsi="Cambria Math" w:cs="Times New Roman"/>
                          <w:sz w:val="24"/>
                          <w:szCs w:val="28"/>
                        </w:rPr>
                      </m:ctrlPr>
                    </m:sSubPr>
                    <m:e>
                      <m:r>
                        <w:rPr>
                          <w:rFonts w:ascii="Cambria Math" w:hAnsi="Cambria Math" w:cs="Times New Roman"/>
                          <w:sz w:val="24"/>
                          <w:szCs w:val="28"/>
                        </w:rPr>
                        <m:t>N</m:t>
                      </m:r>
                    </m:e>
                    <m:sub>
                      <m:r>
                        <w:rPr>
                          <w:rFonts w:ascii="Cambria Math" w:hAnsi="Cambria Math" w:cs="Times New Roman"/>
                          <w:sz w:val="24"/>
                          <w:szCs w:val="28"/>
                        </w:rPr>
                        <m:t>j</m:t>
                      </m:r>
                    </m:sub>
                  </m:sSub>
                  <m:d>
                    <m:dPr>
                      <m:ctrlPr>
                        <w:rPr>
                          <w:rFonts w:ascii="Cambria Math" w:hAnsi="Cambria Math" w:cs="Times New Roman"/>
                          <w:sz w:val="24"/>
                          <w:szCs w:val="28"/>
                        </w:rPr>
                      </m:ctrlPr>
                    </m:dPr>
                    <m:e>
                      <m:r>
                        <w:rPr>
                          <w:rFonts w:ascii="Cambria Math" w:hAnsi="Cambria Math" w:cs="Times New Roman"/>
                          <w:sz w:val="24"/>
                          <w:szCs w:val="28"/>
                        </w:rPr>
                        <m:t>t</m:t>
                      </m:r>
                    </m:e>
                  </m:d>
                  <m:sSub>
                    <m:sSubPr>
                      <m:ctrlPr>
                        <w:rPr>
                          <w:rFonts w:ascii="Cambria Math" w:hAnsi="Cambria Math" w:cs="Times New Roman"/>
                          <w:i/>
                          <w:sz w:val="24"/>
                          <w:szCs w:val="28"/>
                        </w:rPr>
                      </m:ctrlPr>
                    </m:sSubPr>
                    <m:e>
                      <m:r>
                        <w:rPr>
                          <w:rFonts w:ascii="Cambria Math" w:hAnsi="Cambria Math" w:cs="Times New Roman"/>
                          <w:sz w:val="24"/>
                          <w:szCs w:val="28"/>
                        </w:rPr>
                        <m:t>A</m:t>
                      </m:r>
                    </m:e>
                    <m:sub>
                      <m:r>
                        <w:rPr>
                          <w:rFonts w:ascii="Cambria Math" w:hAnsi="Cambria Math" w:cs="Times New Roman"/>
                          <w:sz w:val="24"/>
                          <w:szCs w:val="28"/>
                        </w:rPr>
                        <m:t>ij</m:t>
                      </m:r>
                    </m:sub>
                  </m:sSub>
                  <m:nary>
                    <m:naryPr>
                      <m:limLoc m:val="undOvr"/>
                      <m:subHide m:val="1"/>
                      <m:supHide m:val="1"/>
                      <m:ctrlPr>
                        <w:rPr>
                          <w:rFonts w:ascii="Cambria Math" w:hAnsi="Cambria Math" w:cs="Times New Roman"/>
                          <w:i/>
                          <w:sz w:val="24"/>
                          <w:szCs w:val="28"/>
                        </w:rPr>
                      </m:ctrlPr>
                    </m:naryPr>
                    <m:sub/>
                    <m:sup/>
                    <m:e>
                      <m:r>
                        <w:rPr>
                          <w:rFonts w:ascii="Cambria Math" w:hAnsi="Cambria Math" w:cs="Times New Roman"/>
                          <w:sz w:val="24"/>
                          <w:szCs w:val="28"/>
                        </w:rPr>
                        <m:t>α</m:t>
                      </m:r>
                      <m:d>
                        <m:dPr>
                          <m:ctrlPr>
                            <w:rPr>
                              <w:rFonts w:ascii="Cambria Math" w:hAnsi="Cambria Math" w:cs="Times New Roman"/>
                              <w:sz w:val="24"/>
                              <w:szCs w:val="28"/>
                            </w:rPr>
                          </m:ctrlPr>
                        </m:dPr>
                        <m:e>
                          <m:r>
                            <w:rPr>
                              <w:rFonts w:ascii="Cambria Math" w:hAnsi="Cambria Math" w:cs="Times New Roman"/>
                              <w:sz w:val="24"/>
                              <w:szCs w:val="28"/>
                            </w:rPr>
                            <m:t>z,</m:t>
                          </m:r>
                          <m:sSup>
                            <m:sSupPr>
                              <m:ctrlPr>
                                <w:rPr>
                                  <w:rFonts w:ascii="Cambria Math" w:hAnsi="Cambria Math" w:cs="Times New Roman"/>
                                  <w:sz w:val="24"/>
                                  <w:szCs w:val="28"/>
                                </w:rPr>
                              </m:ctrlPr>
                            </m:sSupPr>
                            <m:e>
                              <m:r>
                                <w:rPr>
                                  <w:rFonts w:ascii="Cambria Math" w:hAnsi="Cambria Math" w:cs="Times New Roman"/>
                                  <w:sz w:val="24"/>
                                  <w:szCs w:val="28"/>
                                </w:rPr>
                                <m:t>z</m:t>
                              </m:r>
                            </m:e>
                            <m:sup>
                              <m:r>
                                <w:rPr>
                                  <w:rFonts w:ascii="Cambria Math" w:hAnsi="Cambria Math" w:cs="Times New Roman"/>
                                  <w:sz w:val="24"/>
                                  <w:szCs w:val="28"/>
                                </w:rPr>
                                <m:t>'</m:t>
                              </m:r>
                            </m:sup>
                          </m:sSup>
                          <m:r>
                            <w:rPr>
                              <w:rFonts w:ascii="Cambria Math" w:hAnsi="Cambria Math" w:cs="Times New Roman"/>
                              <w:sz w:val="24"/>
                              <w:szCs w:val="28"/>
                            </w:rPr>
                            <m:t>,t</m:t>
                          </m:r>
                        </m:e>
                      </m:d>
                      <m:sSub>
                        <m:sSubPr>
                          <m:ctrlPr>
                            <w:rPr>
                              <w:rFonts w:ascii="Cambria Math" w:hAnsi="Cambria Math" w:cs="Times New Roman"/>
                              <w:sz w:val="24"/>
                              <w:szCs w:val="28"/>
                            </w:rPr>
                          </m:ctrlPr>
                        </m:sSubPr>
                        <m:e>
                          <m:sSub>
                            <m:sSubPr>
                              <m:ctrlPr>
                                <w:rPr>
                                  <w:rFonts w:ascii="Cambria Math" w:hAnsi="Cambria Math" w:cs="Times New Roman"/>
                                  <w:i/>
                                  <w:sz w:val="24"/>
                                  <w:szCs w:val="28"/>
                                </w:rPr>
                              </m:ctrlPr>
                            </m:sSubPr>
                            <m:e>
                              <m:r>
                                <w:rPr>
                                  <w:rFonts w:ascii="Cambria Math" w:hAnsi="Cambria Math" w:cs="Times New Roman"/>
                                  <w:sz w:val="24"/>
                                  <w:szCs w:val="28"/>
                                </w:rPr>
                                <m:t>p</m:t>
                              </m:r>
                            </m:e>
                            <m:sub>
                              <m:r>
                                <w:rPr>
                                  <w:rFonts w:ascii="Cambria Math" w:hAnsi="Cambria Math" w:cs="Times New Roman"/>
                                  <w:sz w:val="24"/>
                                  <w:szCs w:val="28"/>
                                </w:rPr>
                                <m:t>i</m:t>
                              </m:r>
                            </m:sub>
                          </m:sSub>
                          <m:r>
                            <w:rPr>
                              <w:rFonts w:ascii="Cambria Math" w:hAnsi="Cambria Math" w:cs="Times New Roman"/>
                              <w:sz w:val="24"/>
                              <w:szCs w:val="28"/>
                            </w:rPr>
                            <m:t>(z,t)p</m:t>
                          </m:r>
                        </m:e>
                        <m:sub>
                          <m:r>
                            <w:rPr>
                              <w:rFonts w:ascii="Cambria Math" w:hAnsi="Cambria Math" w:cs="Times New Roman"/>
                              <w:sz w:val="24"/>
                              <w:szCs w:val="28"/>
                            </w:rPr>
                            <m:t>j</m:t>
                          </m:r>
                        </m:sub>
                      </m:sSub>
                      <m:d>
                        <m:dPr>
                          <m:ctrlPr>
                            <w:rPr>
                              <w:rFonts w:ascii="Cambria Math" w:hAnsi="Cambria Math" w:cs="Times New Roman"/>
                              <w:sz w:val="24"/>
                              <w:szCs w:val="28"/>
                            </w:rPr>
                          </m:ctrlPr>
                        </m:dPr>
                        <m:e>
                          <m:sSup>
                            <m:sSupPr>
                              <m:ctrlPr>
                                <w:rPr>
                                  <w:rFonts w:ascii="Cambria Math" w:hAnsi="Cambria Math" w:cs="Times New Roman"/>
                                  <w:sz w:val="24"/>
                                  <w:szCs w:val="28"/>
                                </w:rPr>
                              </m:ctrlPr>
                            </m:sSupPr>
                            <m:e>
                              <m:r>
                                <w:rPr>
                                  <w:rFonts w:ascii="Cambria Math" w:hAnsi="Cambria Math" w:cs="Times New Roman"/>
                                  <w:sz w:val="24"/>
                                  <w:szCs w:val="28"/>
                                </w:rPr>
                                <m:t>z</m:t>
                              </m:r>
                            </m:e>
                            <m:sup>
                              <m:r>
                                <w:rPr>
                                  <w:rFonts w:ascii="Cambria Math" w:hAnsi="Cambria Math" w:cs="Times New Roman"/>
                                  <w:sz w:val="24"/>
                                  <w:szCs w:val="28"/>
                                </w:rPr>
                                <m:t>'</m:t>
                              </m:r>
                            </m:sup>
                          </m:sSup>
                          <m:r>
                            <w:rPr>
                              <w:rFonts w:ascii="Cambria Math" w:hAnsi="Cambria Math" w:cs="Times New Roman"/>
                              <w:sz w:val="24"/>
                              <w:szCs w:val="28"/>
                            </w:rPr>
                            <m:t>,t</m:t>
                          </m:r>
                        </m:e>
                      </m:d>
                      <m:r>
                        <w:rPr>
                          <w:rFonts w:ascii="Cambria Math" w:hAnsi="Cambria Math" w:cs="Times New Roman"/>
                          <w:sz w:val="24"/>
                          <w:szCs w:val="28"/>
                        </w:rPr>
                        <m:t>dz'</m:t>
                      </m:r>
                    </m:e>
                  </m:nary>
                </m:e>
              </m:nary>
            </m:oMath>
            <w:r w:rsidR="00AE1BCF" w:rsidRPr="00AE1BCF">
              <w:rPr>
                <w:rFonts w:ascii="Times New Roman" w:eastAsia="Cambria Math" w:hAnsi="Times New Roman" w:cs="Times New Roman"/>
                <w:sz w:val="24"/>
                <w:szCs w:val="28"/>
              </w:rPr>
              <w:t>,</w:t>
            </w:r>
          </w:p>
        </w:tc>
        <w:tc>
          <w:tcPr>
            <w:tcW w:w="991" w:type="dxa"/>
          </w:tcPr>
          <w:p w14:paraId="62505836" w14:textId="77777777" w:rsidR="00AE1BCF" w:rsidRPr="00AE1BCF" w:rsidRDefault="00AE1BCF" w:rsidP="00D51B81">
            <w:pPr>
              <w:pStyle w:val="Caption"/>
              <w:jc w:val="right"/>
              <w:rPr>
                <w:rFonts w:ascii="Times New Roman" w:eastAsia="Cambria Math" w:hAnsi="Times New Roman" w:cs="Times New Roman"/>
              </w:rPr>
            </w:pPr>
            <w:r w:rsidRPr="00AE1BCF">
              <w:rPr>
                <w:rFonts w:ascii="Times New Roman" w:hAnsi="Times New Roman" w:cs="Times New Roman"/>
              </w:rPr>
              <w:t>(</w:t>
            </w:r>
            <w:r w:rsidRPr="00AE1BCF">
              <w:rPr>
                <w:rFonts w:ascii="Times New Roman" w:hAnsi="Times New Roman" w:cs="Times New Roman"/>
              </w:rPr>
              <w:fldChar w:fldCharType="begin"/>
            </w:r>
            <w:r w:rsidRPr="00AE1BCF">
              <w:rPr>
                <w:rFonts w:ascii="Times New Roman" w:hAnsi="Times New Roman" w:cs="Times New Roman"/>
              </w:rPr>
              <w:instrText xml:space="preserve"> SEQ ( \* ARABIC </w:instrText>
            </w:r>
            <w:r w:rsidRPr="00AE1BCF">
              <w:rPr>
                <w:rFonts w:ascii="Times New Roman" w:hAnsi="Times New Roman" w:cs="Times New Roman"/>
              </w:rPr>
              <w:fldChar w:fldCharType="separate"/>
            </w:r>
            <w:r w:rsidRPr="00AE1BCF">
              <w:rPr>
                <w:rFonts w:ascii="Times New Roman" w:hAnsi="Times New Roman" w:cs="Times New Roman"/>
                <w:noProof/>
              </w:rPr>
              <w:t>1</w:t>
            </w:r>
            <w:r w:rsidRPr="00AE1BCF">
              <w:rPr>
                <w:rFonts w:ascii="Times New Roman" w:hAnsi="Times New Roman" w:cs="Times New Roman"/>
                <w:noProof/>
              </w:rPr>
              <w:fldChar w:fldCharType="end"/>
            </w:r>
            <w:r w:rsidRPr="00AE1BCF">
              <w:rPr>
                <w:rFonts w:ascii="Times New Roman" w:hAnsi="Times New Roman" w:cs="Times New Roman"/>
              </w:rPr>
              <w:t>)</w:t>
            </w:r>
          </w:p>
          <w:p w14:paraId="3F54F60B" w14:textId="77777777" w:rsidR="00AE1BCF" w:rsidRPr="00AE1BCF" w:rsidRDefault="00AE1BCF" w:rsidP="00D51B81">
            <w:pPr>
              <w:keepNext/>
              <w:jc w:val="center"/>
              <w:rPr>
                <w:rFonts w:ascii="Times New Roman" w:eastAsia="Cambria Math" w:hAnsi="Times New Roman" w:cs="Times New Roman"/>
                <w:sz w:val="24"/>
                <w:szCs w:val="24"/>
              </w:rPr>
            </w:pPr>
          </w:p>
        </w:tc>
      </w:tr>
    </w:tbl>
    <w:p w14:paraId="155BB85F" w14:textId="4471B306" w:rsidR="00AE1BCF" w:rsidRPr="00AE1BCF" w:rsidRDefault="00AE1BCF" w:rsidP="00AE38F3">
      <w:pPr>
        <w:spacing w:line="240" w:lineRule="auto"/>
        <w:rPr>
          <w:rFonts w:ascii="Times New Roman" w:eastAsia="Times New Roman" w:hAnsi="Times New Roman" w:cs="Times New Roman"/>
          <w:sz w:val="24"/>
          <w:szCs w:val="24"/>
        </w:rPr>
      </w:pPr>
      <w:r w:rsidRPr="00AE1BCF">
        <w:rPr>
          <w:rFonts w:ascii="Times New Roman" w:eastAsia="Times New Roman" w:hAnsi="Times New Roman" w:cs="Times New Roman"/>
          <w:sz w:val="24"/>
          <w:szCs w:val="24"/>
        </w:rPr>
        <w:t xml:space="preserve">where </w:t>
      </w:r>
      <w:proofErr w:type="spellStart"/>
      <w:r w:rsidRPr="00AE1BCF">
        <w:rPr>
          <w:rFonts w:ascii="Times New Roman" w:eastAsia="Times New Roman" w:hAnsi="Times New Roman" w:cs="Times New Roman"/>
          <w:i/>
          <w:iCs/>
          <w:sz w:val="24"/>
          <w:szCs w:val="24"/>
        </w:rPr>
        <w:t>r</w:t>
      </w:r>
      <w:r w:rsidRPr="00AE1BCF">
        <w:rPr>
          <w:rFonts w:ascii="Times New Roman" w:eastAsia="Times New Roman" w:hAnsi="Times New Roman" w:cs="Times New Roman"/>
          <w:i/>
          <w:iCs/>
          <w:sz w:val="24"/>
          <w:szCs w:val="24"/>
          <w:vertAlign w:val="subscript"/>
        </w:rPr>
        <w:t>i</w:t>
      </w:r>
      <w:proofErr w:type="spellEnd"/>
      <w:r w:rsidRPr="00AE1BCF">
        <w:rPr>
          <w:rFonts w:ascii="Times New Roman" w:eastAsia="Times New Roman" w:hAnsi="Times New Roman" w:cs="Times New Roman"/>
          <w:sz w:val="24"/>
          <w:szCs w:val="24"/>
        </w:rPr>
        <w:t xml:space="preserve"> is the intrinsic growth rate for species </w:t>
      </w:r>
      <w:proofErr w:type="spellStart"/>
      <w:r w:rsidRPr="00AE1BCF">
        <w:rPr>
          <w:rFonts w:ascii="Times New Roman" w:eastAsia="Times New Roman" w:hAnsi="Times New Roman" w:cs="Times New Roman"/>
          <w:i/>
          <w:sz w:val="24"/>
          <w:szCs w:val="24"/>
        </w:rPr>
        <w:t>i</w:t>
      </w:r>
      <w:proofErr w:type="spellEnd"/>
      <w:r w:rsidRPr="00AE1BCF">
        <w:rPr>
          <w:rFonts w:ascii="Times New Roman" w:eastAsia="Times New Roman" w:hAnsi="Times New Roman" w:cs="Times New Roman"/>
          <w:i/>
          <w:sz w:val="24"/>
          <w:szCs w:val="24"/>
        </w:rPr>
        <w:t xml:space="preserve"> </w:t>
      </w:r>
      <w:r w:rsidRPr="00AE1BCF">
        <w:rPr>
          <w:rFonts w:ascii="Times New Roman" w:eastAsia="Times New Roman" w:hAnsi="Times New Roman" w:cs="Times New Roman"/>
          <w:iCs/>
          <w:sz w:val="24"/>
          <w:szCs w:val="24"/>
        </w:rPr>
        <w:t>and</w:t>
      </w:r>
      <w:r w:rsidRPr="00AE1BCF">
        <w:rPr>
          <w:rFonts w:ascii="Times New Roman" w:eastAsia="Times New Roman" w:hAnsi="Times New Roman" w:cs="Times New Roman"/>
          <w:i/>
          <w:sz w:val="24"/>
          <w:szCs w:val="24"/>
        </w:rPr>
        <w:t xml:space="preserve"> </w:t>
      </w:r>
      <w:r w:rsidRPr="00AE1BCF">
        <w:rPr>
          <w:rFonts w:ascii="Times New Roman" w:eastAsia="Times New Roman" w:hAnsi="Times New Roman" w:cs="Times New Roman"/>
          <w:i/>
          <w:iCs/>
          <w:sz w:val="24"/>
          <w:szCs w:val="24"/>
        </w:rPr>
        <w:t>N</w:t>
      </w:r>
      <w:r w:rsidRPr="00AE1BCF">
        <w:rPr>
          <w:rFonts w:ascii="Times New Roman" w:eastAsia="Times New Roman" w:hAnsi="Times New Roman" w:cs="Times New Roman"/>
          <w:i/>
          <w:iCs/>
          <w:sz w:val="24"/>
          <w:szCs w:val="24"/>
          <w:vertAlign w:val="subscript"/>
        </w:rPr>
        <w:t>i</w:t>
      </w:r>
      <w:r w:rsidRPr="00AE1BCF">
        <w:rPr>
          <w:rFonts w:ascii="Times New Roman" w:eastAsia="Times New Roman" w:hAnsi="Times New Roman" w:cs="Times New Roman"/>
          <w:sz w:val="24"/>
          <w:szCs w:val="24"/>
        </w:rPr>
        <w:t xml:space="preserve"> is the population size of species </w:t>
      </w:r>
      <w:proofErr w:type="spellStart"/>
      <w:r w:rsidRPr="00AE1BCF">
        <w:rPr>
          <w:rFonts w:ascii="Times New Roman" w:eastAsia="Times New Roman" w:hAnsi="Times New Roman" w:cs="Times New Roman"/>
          <w:i/>
          <w:iCs/>
          <w:sz w:val="24"/>
          <w:szCs w:val="24"/>
        </w:rPr>
        <w:t>i</w:t>
      </w:r>
      <w:proofErr w:type="spellEnd"/>
      <w:r w:rsidRPr="00AE1BCF">
        <w:rPr>
          <w:rFonts w:ascii="Times New Roman" w:eastAsia="Times New Roman" w:hAnsi="Times New Roman" w:cs="Times New Roman"/>
          <w:sz w:val="24"/>
          <w:szCs w:val="24"/>
        </w:rPr>
        <w:t xml:space="preserve">. </w:t>
      </w:r>
      <w:proofErr w:type="spellStart"/>
      <w:r w:rsidRPr="00AE1BCF">
        <w:rPr>
          <w:rFonts w:ascii="Times New Roman" w:eastAsia="Times New Roman" w:hAnsi="Times New Roman" w:cs="Times New Roman"/>
          <w:sz w:val="24"/>
          <w:szCs w:val="24"/>
        </w:rPr>
        <w:t>A</w:t>
      </w:r>
      <w:r w:rsidRPr="00AE1BCF">
        <w:rPr>
          <w:rFonts w:ascii="Times New Roman" w:eastAsia="Times New Roman" w:hAnsi="Times New Roman" w:cs="Times New Roman"/>
          <w:sz w:val="24"/>
          <w:szCs w:val="24"/>
          <w:vertAlign w:val="subscript"/>
        </w:rPr>
        <w:t>ij</w:t>
      </w:r>
      <w:proofErr w:type="spellEnd"/>
      <w:r w:rsidRPr="00AE1BCF">
        <w:rPr>
          <w:rFonts w:ascii="Times New Roman" w:eastAsia="Times New Roman" w:hAnsi="Times New Roman" w:cs="Times New Roman"/>
          <w:sz w:val="24"/>
          <w:szCs w:val="24"/>
        </w:rPr>
        <w:t xml:space="preserve"> modulates the overall effect of competiti</w:t>
      </w:r>
      <w:r w:rsidR="00174048">
        <w:rPr>
          <w:rFonts w:ascii="Times New Roman" w:eastAsia="Times New Roman" w:hAnsi="Times New Roman" w:cs="Times New Roman"/>
          <w:sz w:val="24"/>
          <w:szCs w:val="24"/>
        </w:rPr>
        <w:t>on</w:t>
      </w:r>
      <w:r w:rsidR="00C5305E">
        <w:rPr>
          <w:rFonts w:ascii="Times New Roman" w:eastAsia="Times New Roman" w:hAnsi="Times New Roman" w:cs="Times New Roman"/>
          <w:sz w:val="24"/>
          <w:szCs w:val="24"/>
        </w:rPr>
        <w:t xml:space="preserve"> </w:t>
      </w:r>
      <w:r w:rsidRPr="00AE1BCF">
        <w:rPr>
          <w:rFonts w:ascii="Times New Roman" w:eastAsia="Times New Roman" w:hAnsi="Times New Roman" w:cs="Times New Roman"/>
          <w:sz w:val="24"/>
          <w:szCs w:val="24"/>
        </w:rPr>
        <w:t>and is intended to distinguish the impacts of intra- and interspecific competition. For intraspecific competition (</w:t>
      </w:r>
      <w:proofErr w:type="spellStart"/>
      <w:r w:rsidRPr="00AE1BCF">
        <w:rPr>
          <w:rFonts w:ascii="Times New Roman" w:eastAsia="Times New Roman" w:hAnsi="Times New Roman" w:cs="Times New Roman"/>
          <w:sz w:val="24"/>
          <w:szCs w:val="24"/>
        </w:rPr>
        <w:t>i</w:t>
      </w:r>
      <w:proofErr w:type="spellEnd"/>
      <w:r w:rsidRPr="00AE1BCF">
        <w:rPr>
          <w:rFonts w:ascii="Times New Roman" w:eastAsia="Times New Roman" w:hAnsi="Times New Roman" w:cs="Times New Roman"/>
          <w:sz w:val="24"/>
          <w:szCs w:val="24"/>
        </w:rPr>
        <w:t xml:space="preserve">=j), </w:t>
      </w:r>
      <w:proofErr w:type="spellStart"/>
      <w:r w:rsidRPr="00AE1BCF">
        <w:rPr>
          <w:rFonts w:ascii="Times New Roman" w:eastAsia="Times New Roman" w:hAnsi="Times New Roman" w:cs="Times New Roman"/>
          <w:sz w:val="24"/>
          <w:szCs w:val="24"/>
        </w:rPr>
        <w:t>A</w:t>
      </w:r>
      <w:r w:rsidRPr="00AE1BCF">
        <w:rPr>
          <w:rFonts w:ascii="Times New Roman" w:eastAsia="Times New Roman" w:hAnsi="Times New Roman" w:cs="Times New Roman"/>
          <w:sz w:val="24"/>
          <w:szCs w:val="24"/>
          <w:vertAlign w:val="subscript"/>
        </w:rPr>
        <w:t>ij</w:t>
      </w:r>
      <w:proofErr w:type="spellEnd"/>
      <w:r w:rsidRPr="00AE1BCF">
        <w:rPr>
          <w:rFonts w:ascii="Times New Roman" w:eastAsia="Times New Roman" w:hAnsi="Times New Roman" w:cs="Times New Roman"/>
          <w:sz w:val="24"/>
          <w:szCs w:val="24"/>
        </w:rPr>
        <w:t xml:space="preserve"> is fixed at 1</w:t>
      </w:r>
      <w:r w:rsidR="00C5305E">
        <w:rPr>
          <w:rFonts w:ascii="Times New Roman" w:eastAsia="Times New Roman" w:hAnsi="Times New Roman" w:cs="Times New Roman"/>
          <w:sz w:val="24"/>
          <w:szCs w:val="24"/>
        </w:rPr>
        <w:t>indicating that per capita effect of intraspecific competition is always stronger than or equal to the effect of interspecific competition</w:t>
      </w:r>
      <w:r w:rsidRPr="00AE1BCF">
        <w:rPr>
          <w:rFonts w:ascii="Times New Roman" w:eastAsia="Times New Roman" w:hAnsi="Times New Roman" w:cs="Times New Roman"/>
          <w:sz w:val="24"/>
          <w:szCs w:val="24"/>
        </w:rPr>
        <w:t>. Intrinsic growth rates</w:t>
      </w:r>
      <w:r w:rsidR="00E12855">
        <w:rPr>
          <w:rFonts w:ascii="Times New Roman" w:eastAsia="Times New Roman" w:hAnsi="Times New Roman" w:cs="Times New Roman"/>
          <w:sz w:val="24"/>
          <w:szCs w:val="24"/>
        </w:rPr>
        <w:t xml:space="preserve">, </w:t>
      </w:r>
      <w:proofErr w:type="spellStart"/>
      <w:r w:rsidR="00E12855" w:rsidRPr="00E12855">
        <w:rPr>
          <w:rFonts w:ascii="Times New Roman" w:eastAsia="Times New Roman" w:hAnsi="Times New Roman" w:cs="Times New Roman"/>
          <w:i/>
          <w:iCs/>
          <w:sz w:val="24"/>
          <w:szCs w:val="24"/>
        </w:rPr>
        <w:t>r</w:t>
      </w:r>
      <w:r w:rsidR="00E12855" w:rsidRPr="00E12855">
        <w:rPr>
          <w:rFonts w:ascii="Times New Roman" w:eastAsia="Times New Roman" w:hAnsi="Times New Roman" w:cs="Times New Roman"/>
          <w:i/>
          <w:iCs/>
          <w:sz w:val="24"/>
          <w:szCs w:val="24"/>
          <w:vertAlign w:val="subscript"/>
        </w:rPr>
        <w:t>i</w:t>
      </w:r>
      <w:proofErr w:type="spellEnd"/>
      <w:r w:rsidR="00E12855">
        <w:rPr>
          <w:rFonts w:ascii="Times New Roman" w:eastAsia="Times New Roman" w:hAnsi="Times New Roman" w:cs="Times New Roman"/>
          <w:sz w:val="24"/>
          <w:szCs w:val="24"/>
        </w:rPr>
        <w:t>,</w:t>
      </w:r>
      <w:r w:rsidRPr="00AE1BCF">
        <w:rPr>
          <w:rFonts w:ascii="Times New Roman" w:eastAsia="Times New Roman" w:hAnsi="Times New Roman" w:cs="Times New Roman"/>
          <w:sz w:val="24"/>
          <w:szCs w:val="24"/>
        </w:rPr>
        <w:t xml:space="preserve"> are </w:t>
      </w:r>
      <w:r w:rsidR="00E12855">
        <w:rPr>
          <w:rFonts w:ascii="Times New Roman" w:eastAsia="Times New Roman" w:hAnsi="Times New Roman" w:cs="Times New Roman"/>
          <w:sz w:val="24"/>
          <w:szCs w:val="24"/>
        </w:rPr>
        <w:t xml:space="preserve">assumed to be independent of </w:t>
      </w:r>
      <w:r w:rsidRPr="00AE1BCF">
        <w:rPr>
          <w:rFonts w:ascii="Times New Roman" w:eastAsia="Times New Roman" w:hAnsi="Times New Roman" w:cs="Times New Roman"/>
          <w:sz w:val="24"/>
          <w:szCs w:val="24"/>
        </w:rPr>
        <w:t>phenotyp</w:t>
      </w:r>
      <w:r w:rsidR="00E12855">
        <w:rPr>
          <w:rFonts w:ascii="Times New Roman" w:eastAsia="Times New Roman" w:hAnsi="Times New Roman" w:cs="Times New Roman"/>
          <w:sz w:val="24"/>
          <w:szCs w:val="24"/>
        </w:rPr>
        <w:t>es</w:t>
      </w:r>
      <w:r w:rsidR="00AE38F3">
        <w:rPr>
          <w:rFonts w:ascii="Times New Roman" w:eastAsia="Times New Roman" w:hAnsi="Times New Roman" w:cs="Times New Roman"/>
          <w:sz w:val="24"/>
          <w:szCs w:val="24"/>
        </w:rPr>
        <w:t xml:space="preserve"> except at the extreme values</w:t>
      </w:r>
      <w:r w:rsidR="00E12855">
        <w:rPr>
          <w:rFonts w:ascii="Times New Roman" w:eastAsia="Times New Roman" w:hAnsi="Times New Roman" w:cs="Times New Roman"/>
          <w:sz w:val="24"/>
          <w:szCs w:val="24"/>
        </w:rPr>
        <w:t xml:space="preserve"> representing physiological limits</w:t>
      </w:r>
      <w:r w:rsidR="00AE38F3">
        <w:rPr>
          <w:rFonts w:ascii="Times New Roman" w:eastAsia="Times New Roman" w:hAnsi="Times New Roman" w:cs="Times New Roman"/>
          <w:sz w:val="24"/>
          <w:szCs w:val="24"/>
        </w:rPr>
        <w:t xml:space="preserve">. </w:t>
      </w:r>
      <w:r w:rsidR="00E12855">
        <w:rPr>
          <w:rFonts w:ascii="Times New Roman" w:eastAsia="Times New Roman" w:hAnsi="Times New Roman" w:cs="Times New Roman"/>
          <w:sz w:val="24"/>
          <w:szCs w:val="24"/>
        </w:rPr>
        <w:t xml:space="preserve">To implement this effect, the growth of a total population is sharply reduced when the mean phenotypic </w:t>
      </w:r>
      <w:proofErr w:type="gramStart"/>
      <w:r w:rsidR="00E12855">
        <w:rPr>
          <w:rFonts w:ascii="Times New Roman" w:eastAsia="Times New Roman" w:hAnsi="Times New Roman" w:cs="Times New Roman"/>
          <w:sz w:val="24"/>
          <w:szCs w:val="24"/>
        </w:rPr>
        <w:t>values  are</w:t>
      </w:r>
      <w:proofErr w:type="gramEnd"/>
      <w:r w:rsidR="00E12855">
        <w:rPr>
          <w:rFonts w:ascii="Times New Roman" w:eastAsia="Times New Roman" w:hAnsi="Times New Roman" w:cs="Times New Roman"/>
          <w:sz w:val="24"/>
          <w:szCs w:val="24"/>
        </w:rPr>
        <w:t xml:space="preserve"> near the phenotypic limits.</w:t>
      </w:r>
    </w:p>
    <w:p w14:paraId="7ABCD4F2" w14:textId="77777777" w:rsidR="00AE1BCF" w:rsidRPr="00AE1BCF" w:rsidRDefault="00AE1BCF" w:rsidP="00AE1BCF">
      <w:pPr>
        <w:spacing w:line="240" w:lineRule="auto"/>
        <w:rPr>
          <w:rFonts w:ascii="Times New Roman" w:eastAsia="Times New Roman" w:hAnsi="Times New Roman" w:cs="Times New Roman"/>
          <w:sz w:val="24"/>
          <w:szCs w:val="24"/>
        </w:rPr>
      </w:pPr>
      <w:r w:rsidRPr="00AE1BCF">
        <w:rPr>
          <w:rFonts w:ascii="Times New Roman" w:eastAsia="Times New Roman" w:hAnsi="Times New Roman" w:cs="Times New Roman"/>
          <w:sz w:val="24"/>
          <w:szCs w:val="24"/>
        </w:rPr>
        <w:t xml:space="preserve">The competition kernel, </w:t>
      </w:r>
      <w:r w:rsidRPr="00AE1BCF">
        <w:rPr>
          <w:rFonts w:ascii="Times New Roman" w:eastAsia="Times New Roman" w:hAnsi="Times New Roman" w:cs="Times New Roman"/>
          <w:i/>
          <w:iCs/>
          <w:sz w:val="24"/>
          <w:szCs w:val="24"/>
        </w:rPr>
        <w:t>α</w:t>
      </w:r>
      <w:r w:rsidRPr="00AE1BCF">
        <w:rPr>
          <w:rFonts w:ascii="Times New Roman" w:eastAsia="Times New Roman" w:hAnsi="Times New Roman" w:cs="Times New Roman"/>
          <w:sz w:val="24"/>
          <w:szCs w:val="24"/>
        </w:rPr>
        <w:t xml:space="preserve">, shows the strength of competition between a pair of individuals as a function of their phenotypic values, </w:t>
      </w:r>
      <w:r w:rsidRPr="00AE1BCF">
        <w:rPr>
          <w:rFonts w:ascii="Times New Roman" w:eastAsia="Times New Roman" w:hAnsi="Times New Roman" w:cs="Times New Roman"/>
          <w:i/>
          <w:iCs/>
          <w:sz w:val="24"/>
          <w:szCs w:val="24"/>
        </w:rPr>
        <w:t>z</w:t>
      </w:r>
      <w:r w:rsidRPr="00AE1BCF">
        <w:rPr>
          <w:rFonts w:ascii="Times New Roman" w:eastAsia="Times New Roman" w:hAnsi="Times New Roman" w:cs="Times New Roman"/>
          <w:sz w:val="24"/>
          <w:szCs w:val="24"/>
        </w:rPr>
        <w:t xml:space="preserve"> and </w:t>
      </w:r>
      <w:r w:rsidRPr="00AE1BCF">
        <w:rPr>
          <w:rFonts w:ascii="Times New Roman" w:eastAsia="Times New Roman" w:hAnsi="Times New Roman" w:cs="Times New Roman"/>
          <w:i/>
          <w:iCs/>
          <w:sz w:val="24"/>
          <w:szCs w:val="24"/>
        </w:rPr>
        <w:t>z’</w:t>
      </w:r>
      <w:r w:rsidRPr="00AE1BCF">
        <w:rPr>
          <w:rFonts w:ascii="Times New Roman" w:eastAsia="Times New Roman" w:hAnsi="Times New Roman" w:cs="Times New Roman"/>
          <w:sz w:val="24"/>
          <w:szCs w:val="24"/>
        </w:rPr>
        <w:t>. We used two different functional forms for competition kernels. The first,</w:t>
      </w:r>
    </w:p>
    <w:p w14:paraId="39425036" w14:textId="77777777" w:rsidR="00AE1BCF" w:rsidRPr="00AE1BCF" w:rsidRDefault="00AE1BCF" w:rsidP="00AE1BCF">
      <w:pPr>
        <w:spacing w:line="240" w:lineRule="auto"/>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7526"/>
        <w:gridCol w:w="960"/>
      </w:tblGrid>
      <w:tr w:rsidR="00AE1BCF" w:rsidRPr="00AE1BCF" w14:paraId="40D7D20B" w14:textId="77777777" w:rsidTr="00D51B81">
        <w:tc>
          <w:tcPr>
            <w:tcW w:w="562" w:type="dxa"/>
          </w:tcPr>
          <w:p w14:paraId="400BEAAE" w14:textId="77777777" w:rsidR="00AE1BCF" w:rsidRPr="00AE1BCF" w:rsidRDefault="00AE1BCF" w:rsidP="00D51B81">
            <w:pPr>
              <w:jc w:val="center"/>
              <w:rPr>
                <w:rFonts w:ascii="Times New Roman" w:eastAsia="Cambria Math" w:hAnsi="Times New Roman" w:cs="Times New Roman"/>
                <w:sz w:val="24"/>
                <w:szCs w:val="24"/>
              </w:rPr>
            </w:pPr>
          </w:p>
        </w:tc>
        <w:tc>
          <w:tcPr>
            <w:tcW w:w="7797" w:type="dxa"/>
          </w:tcPr>
          <w:p w14:paraId="2436DE7E" w14:textId="77777777" w:rsidR="00AE1BCF" w:rsidRPr="00AE1BCF" w:rsidRDefault="00AE1BCF" w:rsidP="00D51B81">
            <w:pPr>
              <w:jc w:val="center"/>
              <w:rPr>
                <w:rFonts w:ascii="Times New Roman" w:eastAsia="Cambria Math" w:hAnsi="Times New Roman" w:cs="Times New Roman"/>
                <w:sz w:val="24"/>
                <w:szCs w:val="28"/>
              </w:rPr>
            </w:pPr>
            <m:oMathPara>
              <m:oMath>
                <m:r>
                  <w:rPr>
                    <w:rFonts w:ascii="Cambria Math" w:hAnsi="Cambria Math" w:cs="Times New Roman"/>
                    <w:sz w:val="24"/>
                    <w:szCs w:val="28"/>
                  </w:rPr>
                  <m:t>α</m:t>
                </m:r>
                <m:d>
                  <m:dPr>
                    <m:ctrlPr>
                      <w:rPr>
                        <w:rFonts w:ascii="Cambria Math" w:hAnsi="Cambria Math" w:cs="Times New Roman"/>
                        <w:sz w:val="24"/>
                        <w:szCs w:val="28"/>
                      </w:rPr>
                    </m:ctrlPr>
                  </m:dPr>
                  <m:e>
                    <m:r>
                      <w:rPr>
                        <w:rFonts w:ascii="Cambria Math" w:hAnsi="Cambria Math" w:cs="Times New Roman"/>
                        <w:sz w:val="24"/>
                        <w:szCs w:val="28"/>
                      </w:rPr>
                      <m:t>z,z'</m:t>
                    </m:r>
                  </m:e>
                </m:d>
                <m:r>
                  <w:rPr>
                    <w:rFonts w:ascii="Cambria Math" w:hAnsi="Cambria Math" w:cs="Times New Roman"/>
                    <w:sz w:val="24"/>
                    <w:szCs w:val="28"/>
                  </w:rPr>
                  <m:t>=</m:t>
                </m:r>
                <m:d>
                  <m:dPr>
                    <m:begChr m:val="{"/>
                    <m:endChr m:val=""/>
                    <m:ctrlPr>
                      <w:rPr>
                        <w:rFonts w:ascii="Cambria Math" w:hAnsi="Cambria Math" w:cs="Times New Roman"/>
                        <w:i/>
                        <w:sz w:val="24"/>
                        <w:szCs w:val="28"/>
                      </w:rPr>
                    </m:ctrlPr>
                  </m:dPr>
                  <m:e>
                    <m:eqArr>
                      <m:eqArrPr>
                        <m:ctrlPr>
                          <w:rPr>
                            <w:rFonts w:ascii="Cambria Math" w:hAnsi="Cambria Math" w:cs="Times New Roman"/>
                            <w:i/>
                            <w:sz w:val="24"/>
                            <w:szCs w:val="28"/>
                          </w:rPr>
                        </m:ctrlPr>
                      </m:eqArrPr>
                      <m:e>
                        <m:sSup>
                          <m:sSupPr>
                            <m:ctrlPr>
                              <w:rPr>
                                <w:rFonts w:ascii="Cambria Math" w:hAnsi="Cambria Math" w:cs="Times New Roman"/>
                                <w:i/>
                                <w:sz w:val="24"/>
                                <w:szCs w:val="28"/>
                              </w:rPr>
                            </m:ctrlPr>
                          </m:sSupPr>
                          <m:e>
                            <m:r>
                              <w:rPr>
                                <w:rFonts w:ascii="Cambria Math" w:hAnsi="Cambria Math" w:cs="Times New Roman"/>
                                <w:sz w:val="24"/>
                                <w:szCs w:val="28"/>
                              </w:rPr>
                              <m:t>e</m:t>
                            </m:r>
                          </m:e>
                          <m:sup>
                            <m:d>
                              <m:dPr>
                                <m:ctrlPr>
                                  <w:rPr>
                                    <w:rFonts w:ascii="Cambria Math" w:hAnsi="Cambria Math" w:cs="Times New Roman"/>
                                    <w:sz w:val="24"/>
                                    <w:szCs w:val="28"/>
                                  </w:rPr>
                                </m:ctrlPr>
                              </m:dPr>
                              <m:e>
                                <m:f>
                                  <m:fPr>
                                    <m:ctrlPr>
                                      <w:rPr>
                                        <w:rFonts w:ascii="Cambria Math" w:hAnsi="Cambria Math" w:cs="Times New Roman"/>
                                        <w:sz w:val="24"/>
                                        <w:szCs w:val="28"/>
                                      </w:rPr>
                                    </m:ctrlPr>
                                  </m:fPr>
                                  <m:num>
                                    <m:r>
                                      <w:rPr>
                                        <w:rFonts w:ascii="Cambria Math" w:hAnsi="Cambria Math" w:cs="Times New Roman"/>
                                        <w:sz w:val="24"/>
                                        <w:szCs w:val="28"/>
                                      </w:rPr>
                                      <m:t>-</m:t>
                                    </m:r>
                                    <m:sSup>
                                      <m:sSupPr>
                                        <m:ctrlPr>
                                          <w:rPr>
                                            <w:rFonts w:ascii="Cambria Math" w:hAnsi="Cambria Math" w:cs="Times New Roman"/>
                                            <w:sz w:val="24"/>
                                            <w:szCs w:val="28"/>
                                          </w:rPr>
                                        </m:ctrlPr>
                                      </m:sSupPr>
                                      <m:e>
                                        <m:d>
                                          <m:dPr>
                                            <m:ctrlPr>
                                              <w:rPr>
                                                <w:rFonts w:ascii="Cambria Math" w:hAnsi="Cambria Math" w:cs="Times New Roman"/>
                                                <w:sz w:val="24"/>
                                                <w:szCs w:val="28"/>
                                              </w:rPr>
                                            </m:ctrlPr>
                                          </m:dPr>
                                          <m:e>
                                            <m:r>
                                              <w:rPr>
                                                <w:rFonts w:ascii="Cambria Math" w:hAnsi="Cambria Math" w:cs="Times New Roman"/>
                                                <w:sz w:val="24"/>
                                                <w:szCs w:val="28"/>
                                              </w:rPr>
                                              <m:t>z-</m:t>
                                            </m:r>
                                            <m:sSup>
                                              <m:sSupPr>
                                                <m:ctrlPr>
                                                  <w:rPr>
                                                    <w:rFonts w:ascii="Cambria Math" w:hAnsi="Cambria Math" w:cs="Times New Roman"/>
                                                    <w:sz w:val="24"/>
                                                    <w:szCs w:val="28"/>
                                                  </w:rPr>
                                                </m:ctrlPr>
                                              </m:sSupPr>
                                              <m:e>
                                                <m:r>
                                                  <w:rPr>
                                                    <w:rFonts w:ascii="Cambria Math" w:hAnsi="Cambria Math" w:cs="Times New Roman"/>
                                                    <w:sz w:val="24"/>
                                                    <w:szCs w:val="28"/>
                                                  </w:rPr>
                                                  <m:t>z</m:t>
                                                </m:r>
                                              </m:e>
                                              <m:sup>
                                                <m:r>
                                                  <w:rPr>
                                                    <w:rFonts w:ascii="Cambria Math" w:hAnsi="Cambria Math" w:cs="Times New Roman"/>
                                                    <w:sz w:val="24"/>
                                                    <w:szCs w:val="28"/>
                                                  </w:rPr>
                                                  <m:t>'</m:t>
                                                </m:r>
                                              </m:sup>
                                            </m:sSup>
                                          </m:e>
                                        </m:d>
                                      </m:e>
                                      <m:sup>
                                        <m:r>
                                          <w:rPr>
                                            <w:rFonts w:ascii="Cambria Math" w:hAnsi="Cambria Math" w:cs="Times New Roman"/>
                                            <w:sz w:val="24"/>
                                            <w:szCs w:val="28"/>
                                          </w:rPr>
                                          <m:t>2</m:t>
                                        </m:r>
                                      </m:sup>
                                    </m:sSup>
                                  </m:num>
                                  <m:den>
                                    <m:sSup>
                                      <m:sSupPr>
                                        <m:ctrlPr>
                                          <w:rPr>
                                            <w:rFonts w:ascii="Cambria Math" w:hAnsi="Cambria Math" w:cs="Times New Roman"/>
                                            <w:sz w:val="24"/>
                                            <w:szCs w:val="28"/>
                                          </w:rPr>
                                        </m:ctrlPr>
                                      </m:sSupPr>
                                      <m:e>
                                        <m:r>
                                          <w:rPr>
                                            <w:rFonts w:ascii="Cambria Math" w:hAnsi="Cambria Math" w:cs="Times New Roman"/>
                                            <w:sz w:val="24"/>
                                            <w:szCs w:val="28"/>
                                          </w:rPr>
                                          <m:t>ω</m:t>
                                        </m:r>
                                      </m:e>
                                      <m:sup>
                                        <m:r>
                                          <w:rPr>
                                            <w:rFonts w:ascii="Cambria Math" w:hAnsi="Cambria Math" w:cs="Times New Roman"/>
                                            <w:sz w:val="24"/>
                                            <w:szCs w:val="28"/>
                                          </w:rPr>
                                          <m:t>2</m:t>
                                        </m:r>
                                      </m:sup>
                                    </m:sSup>
                                  </m:den>
                                </m:f>
                              </m:e>
                            </m:d>
                          </m:sup>
                        </m:sSup>
                        <m:r>
                          <w:rPr>
                            <w:rFonts w:ascii="Cambria Math" w:hAnsi="Cambria Math" w:cs="Times New Roman"/>
                            <w:sz w:val="24"/>
                            <w:szCs w:val="28"/>
                          </w:rPr>
                          <m:t>,  &amp;|z-</m:t>
                        </m:r>
                        <m:sSup>
                          <m:sSupPr>
                            <m:ctrlPr>
                              <w:rPr>
                                <w:rFonts w:ascii="Cambria Math" w:hAnsi="Cambria Math" w:cs="Times New Roman"/>
                                <w:i/>
                                <w:sz w:val="24"/>
                                <w:szCs w:val="28"/>
                              </w:rPr>
                            </m:ctrlPr>
                          </m:sSupPr>
                          <m:e>
                            <m:r>
                              <w:rPr>
                                <w:rFonts w:ascii="Cambria Math" w:hAnsi="Cambria Math" w:cs="Times New Roman"/>
                                <w:sz w:val="24"/>
                                <w:szCs w:val="28"/>
                              </w:rPr>
                              <m:t>z</m:t>
                            </m:r>
                          </m:e>
                          <m:sup>
                            <m:r>
                              <w:rPr>
                                <w:rFonts w:ascii="Cambria Math" w:hAnsi="Cambria Math" w:cs="Times New Roman"/>
                                <w:sz w:val="24"/>
                                <w:szCs w:val="28"/>
                              </w:rPr>
                              <m:t>'</m:t>
                            </m:r>
                          </m:sup>
                        </m:sSup>
                        <m:r>
                          <w:rPr>
                            <w:rFonts w:ascii="Cambria Math" w:hAnsi="Cambria Math" w:cs="Times New Roman"/>
                            <w:sz w:val="24"/>
                            <w:szCs w:val="28"/>
                          </w:rPr>
                          <m:t>|&lt;</m:t>
                        </m:r>
                        <m:sSup>
                          <m:sSupPr>
                            <m:ctrlPr>
                              <w:rPr>
                                <w:rFonts w:ascii="Cambria Math" w:hAnsi="Cambria Math" w:cs="Times New Roman"/>
                                <w:i/>
                                <w:sz w:val="24"/>
                                <w:szCs w:val="28"/>
                              </w:rPr>
                            </m:ctrlPr>
                          </m:sSupPr>
                          <m:e>
                            <m:r>
                              <w:rPr>
                                <w:rFonts w:ascii="Cambria Math" w:hAnsi="Cambria Math" w:cs="Times New Roman"/>
                                <w:sz w:val="24"/>
                                <w:szCs w:val="28"/>
                              </w:rPr>
                              <m:t>t</m:t>
                            </m:r>
                          </m:e>
                          <m:sup>
                            <m:r>
                              <w:rPr>
                                <w:rFonts w:ascii="Cambria Math" w:hAnsi="Cambria Math" w:cs="Times New Roman"/>
                                <w:sz w:val="24"/>
                                <w:szCs w:val="28"/>
                              </w:rPr>
                              <m:t>*</m:t>
                            </m:r>
                          </m:sup>
                        </m:sSup>
                      </m:e>
                      <m:e>
                        <m:r>
                          <w:rPr>
                            <w:rFonts w:ascii="Cambria Math" w:hAnsi="Cambria Math" w:cs="Times New Roman"/>
                            <w:sz w:val="24"/>
                            <w:szCs w:val="28"/>
                          </w:rPr>
                          <m:t>0,  &amp;Otherwise,</m:t>
                        </m:r>
                      </m:e>
                    </m:eqArr>
                  </m:e>
                </m:d>
              </m:oMath>
            </m:oMathPara>
          </w:p>
        </w:tc>
        <w:tc>
          <w:tcPr>
            <w:tcW w:w="991" w:type="dxa"/>
          </w:tcPr>
          <w:p w14:paraId="680253F9" w14:textId="77777777" w:rsidR="00AE1BCF" w:rsidRPr="00AE1BCF" w:rsidRDefault="00AE1BCF" w:rsidP="00D51B81">
            <w:pPr>
              <w:pStyle w:val="Caption"/>
              <w:jc w:val="right"/>
              <w:rPr>
                <w:rFonts w:ascii="Times New Roman" w:eastAsia="Cambria Math" w:hAnsi="Times New Roman" w:cs="Times New Roman"/>
              </w:rPr>
            </w:pPr>
            <w:r w:rsidRPr="00AE1BCF">
              <w:rPr>
                <w:rFonts w:ascii="Times New Roman" w:hAnsi="Times New Roman" w:cs="Times New Roman"/>
              </w:rPr>
              <w:t>(2)</w:t>
            </w:r>
          </w:p>
          <w:p w14:paraId="3C5C6D3F" w14:textId="77777777" w:rsidR="00AE1BCF" w:rsidRPr="00AE1BCF" w:rsidRDefault="00AE1BCF" w:rsidP="00D51B81">
            <w:pPr>
              <w:keepNext/>
              <w:jc w:val="center"/>
              <w:rPr>
                <w:rFonts w:ascii="Times New Roman" w:eastAsia="Cambria Math" w:hAnsi="Times New Roman" w:cs="Times New Roman"/>
                <w:sz w:val="24"/>
                <w:szCs w:val="24"/>
              </w:rPr>
            </w:pPr>
          </w:p>
        </w:tc>
      </w:tr>
    </w:tbl>
    <w:p w14:paraId="32A1C6C4" w14:textId="77777777" w:rsidR="00AE1BCF" w:rsidRPr="00AE1BCF" w:rsidRDefault="00AE1BCF" w:rsidP="00AE1BCF">
      <w:pPr>
        <w:spacing w:line="240" w:lineRule="auto"/>
        <w:rPr>
          <w:rFonts w:ascii="Times New Roman" w:eastAsia="Times New Roman" w:hAnsi="Times New Roman" w:cs="Times New Roman"/>
          <w:sz w:val="24"/>
          <w:szCs w:val="24"/>
        </w:rPr>
      </w:pPr>
    </w:p>
    <w:p w14:paraId="03530DB8" w14:textId="6A1A1FCD" w:rsidR="00AE1BCF" w:rsidRPr="00AE1BCF" w:rsidRDefault="00AE1BCF" w:rsidP="00AE1BCF">
      <w:pPr>
        <w:spacing w:line="240" w:lineRule="auto"/>
        <w:rPr>
          <w:rFonts w:ascii="Times New Roman" w:eastAsia="Times New Roman" w:hAnsi="Times New Roman" w:cs="Times New Roman"/>
          <w:sz w:val="24"/>
          <w:szCs w:val="24"/>
        </w:rPr>
      </w:pPr>
      <w:r w:rsidRPr="00AE1BCF">
        <w:rPr>
          <w:rFonts w:ascii="Times New Roman" w:eastAsia="Times New Roman" w:hAnsi="Times New Roman" w:cs="Times New Roman"/>
          <w:sz w:val="24"/>
          <w:szCs w:val="24"/>
        </w:rPr>
        <w:lastRenderedPageBreak/>
        <w:t xml:space="preserve">is a Gaussian function with bounds where the strength of competition is zero when the difference between the phenotypic values of competitors is larger than some threshold </w:t>
      </w:r>
      <w:proofErr w:type="gramStart"/>
      <w:r w:rsidRPr="00AE1BCF">
        <w:rPr>
          <w:rFonts w:ascii="Times New Roman" w:eastAsia="Times New Roman" w:hAnsi="Times New Roman" w:cs="Times New Roman"/>
          <w:sz w:val="24"/>
          <w:szCs w:val="24"/>
        </w:rPr>
        <w:t>t*.</w:t>
      </w:r>
      <w:proofErr w:type="gramEnd"/>
      <w:r w:rsidRPr="00AE1BCF">
        <w:rPr>
          <w:rFonts w:ascii="Times New Roman" w:eastAsia="Times New Roman" w:hAnsi="Times New Roman" w:cs="Times New Roman"/>
          <w:sz w:val="24"/>
          <w:szCs w:val="24"/>
        </w:rPr>
        <w:t xml:space="preserve"> </w:t>
      </w:r>
      <w:r w:rsidR="00174048">
        <w:rPr>
          <w:rFonts w:ascii="Times New Roman" w:eastAsia="Times New Roman" w:hAnsi="Times New Roman" w:cs="Times New Roman"/>
          <w:sz w:val="24"/>
          <w:szCs w:val="24"/>
        </w:rPr>
        <w:t>The o</w:t>
      </w:r>
      <w:r w:rsidR="00174048" w:rsidRPr="00AE1BCF">
        <w:rPr>
          <w:rFonts w:ascii="Times New Roman" w:eastAsia="Times New Roman" w:hAnsi="Times New Roman" w:cs="Times New Roman"/>
          <w:sz w:val="24"/>
          <w:szCs w:val="24"/>
        </w:rPr>
        <w:t xml:space="preserve">ther </w:t>
      </w:r>
      <w:r w:rsidRPr="00AE1BCF">
        <w:rPr>
          <w:rFonts w:ascii="Times New Roman" w:eastAsia="Times New Roman" w:hAnsi="Times New Roman" w:cs="Times New Roman"/>
          <w:sz w:val="24"/>
          <w:szCs w:val="24"/>
        </w:rPr>
        <w:t xml:space="preserve">parameter, </w:t>
      </w:r>
      <w:r w:rsidRPr="00AE1BCF">
        <w:rPr>
          <w:rFonts w:ascii="Times New Roman" w:eastAsia="Times New Roman" w:hAnsi="Times New Roman" w:cs="Times New Roman"/>
          <w:i/>
          <w:iCs/>
          <w:sz w:val="24"/>
          <w:szCs w:val="24"/>
        </w:rPr>
        <w:t>ω,</w:t>
      </w:r>
      <w:r w:rsidRPr="00AE1BCF">
        <w:rPr>
          <w:rFonts w:ascii="Times New Roman" w:eastAsia="Times New Roman" w:hAnsi="Times New Roman" w:cs="Times New Roman"/>
          <w:sz w:val="24"/>
          <w:szCs w:val="24"/>
        </w:rPr>
        <w:t xml:space="preserve"> is called the width of the competition which determines the rate of decrease in interaction strength as the trait difference becomes larger (</w:t>
      </w:r>
      <w:proofErr w:type="spellStart"/>
      <w:r w:rsidRPr="00AE1BCF">
        <w:rPr>
          <w:rFonts w:ascii="Times New Roman" w:eastAsia="Times New Roman" w:hAnsi="Times New Roman" w:cs="Times New Roman"/>
          <w:sz w:val="24"/>
          <w:szCs w:val="24"/>
        </w:rPr>
        <w:t>Barabás</w:t>
      </w:r>
      <w:proofErr w:type="spellEnd"/>
      <w:r w:rsidRPr="00AE1BCF">
        <w:rPr>
          <w:rFonts w:ascii="Times New Roman" w:eastAsia="Times New Roman" w:hAnsi="Times New Roman" w:cs="Times New Roman"/>
          <w:sz w:val="24"/>
          <w:szCs w:val="24"/>
        </w:rPr>
        <w:t xml:space="preserve"> &amp; </w:t>
      </w:r>
      <w:proofErr w:type="spellStart"/>
      <w:r w:rsidRPr="00AE1BCF">
        <w:rPr>
          <w:rFonts w:ascii="Times New Roman" w:eastAsia="Times New Roman" w:hAnsi="Times New Roman" w:cs="Times New Roman"/>
          <w:sz w:val="24"/>
          <w:szCs w:val="24"/>
        </w:rPr>
        <w:t>D’Andrea</w:t>
      </w:r>
      <w:proofErr w:type="spellEnd"/>
      <w:r w:rsidRPr="00AE1BCF">
        <w:rPr>
          <w:rFonts w:ascii="Times New Roman" w:eastAsia="Times New Roman" w:hAnsi="Times New Roman" w:cs="Times New Roman"/>
          <w:sz w:val="24"/>
          <w:szCs w:val="24"/>
        </w:rPr>
        <w:t xml:space="preserve">, 2016; </w:t>
      </w:r>
      <w:proofErr w:type="spellStart"/>
      <w:r w:rsidRPr="00AE1BCF">
        <w:rPr>
          <w:rFonts w:ascii="Times New Roman" w:eastAsia="Times New Roman" w:hAnsi="Times New Roman" w:cs="Times New Roman"/>
          <w:sz w:val="24"/>
          <w:szCs w:val="24"/>
        </w:rPr>
        <w:t>Nuismer</w:t>
      </w:r>
      <w:proofErr w:type="spellEnd"/>
      <w:r w:rsidRPr="00AE1BCF">
        <w:rPr>
          <w:rFonts w:ascii="Times New Roman" w:eastAsia="Times New Roman" w:hAnsi="Times New Roman" w:cs="Times New Roman"/>
          <w:sz w:val="24"/>
          <w:szCs w:val="24"/>
        </w:rPr>
        <w:t xml:space="preserve"> &amp; Harmon, 2015). The second function we employed was a triangle function where the strength of competition decreases linearly with the difference in phenotypic values of competitors.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7534"/>
        <w:gridCol w:w="955"/>
      </w:tblGrid>
      <w:tr w:rsidR="00AE1BCF" w:rsidRPr="00AE1BCF" w14:paraId="7DE9D43E" w14:textId="77777777" w:rsidTr="00D51B81">
        <w:tc>
          <w:tcPr>
            <w:tcW w:w="562" w:type="dxa"/>
          </w:tcPr>
          <w:p w14:paraId="24420E62" w14:textId="77777777" w:rsidR="00AE1BCF" w:rsidRPr="00AE1BCF" w:rsidRDefault="00AE1BCF" w:rsidP="00D51B81">
            <w:pPr>
              <w:jc w:val="center"/>
              <w:rPr>
                <w:rFonts w:ascii="Times New Roman" w:eastAsia="Cambria Math" w:hAnsi="Times New Roman" w:cs="Times New Roman"/>
                <w:sz w:val="24"/>
                <w:szCs w:val="24"/>
              </w:rPr>
            </w:pPr>
          </w:p>
        </w:tc>
        <w:tc>
          <w:tcPr>
            <w:tcW w:w="7797" w:type="dxa"/>
          </w:tcPr>
          <w:p w14:paraId="152E8479" w14:textId="77777777" w:rsidR="00AE1BCF" w:rsidRPr="00AE1BCF" w:rsidRDefault="00AE1BCF" w:rsidP="00D51B81">
            <w:pPr>
              <w:jc w:val="center"/>
              <w:rPr>
                <w:rFonts w:ascii="Times New Roman" w:eastAsia="Cambria Math" w:hAnsi="Times New Roman" w:cs="Times New Roman"/>
                <w:sz w:val="24"/>
                <w:szCs w:val="28"/>
              </w:rPr>
            </w:pPr>
            <m:oMathPara>
              <m:oMath>
                <m:r>
                  <w:rPr>
                    <w:rFonts w:ascii="Cambria Math" w:hAnsi="Cambria Math" w:cs="Times New Roman"/>
                    <w:sz w:val="24"/>
                    <w:szCs w:val="28"/>
                  </w:rPr>
                  <m:t>α</m:t>
                </m:r>
                <m:d>
                  <m:dPr>
                    <m:ctrlPr>
                      <w:rPr>
                        <w:rFonts w:ascii="Cambria Math" w:hAnsi="Cambria Math" w:cs="Times New Roman"/>
                        <w:sz w:val="24"/>
                        <w:szCs w:val="28"/>
                      </w:rPr>
                    </m:ctrlPr>
                  </m:dPr>
                  <m:e>
                    <m:r>
                      <w:rPr>
                        <w:rFonts w:ascii="Cambria Math" w:hAnsi="Cambria Math" w:cs="Times New Roman"/>
                        <w:sz w:val="24"/>
                        <w:szCs w:val="28"/>
                      </w:rPr>
                      <m:t>z,</m:t>
                    </m:r>
                    <m:sSup>
                      <m:sSupPr>
                        <m:ctrlPr>
                          <w:rPr>
                            <w:rFonts w:ascii="Cambria Math" w:hAnsi="Cambria Math" w:cs="Times New Roman"/>
                            <w:i/>
                            <w:sz w:val="24"/>
                            <w:szCs w:val="28"/>
                          </w:rPr>
                        </m:ctrlPr>
                      </m:sSupPr>
                      <m:e>
                        <m:r>
                          <w:rPr>
                            <w:rFonts w:ascii="Cambria Math" w:hAnsi="Cambria Math" w:cs="Times New Roman"/>
                            <w:sz w:val="24"/>
                            <w:szCs w:val="28"/>
                          </w:rPr>
                          <m:t>z</m:t>
                        </m:r>
                      </m:e>
                      <m:sup>
                        <m:r>
                          <w:rPr>
                            <w:rFonts w:ascii="Cambria Math" w:hAnsi="Cambria Math" w:cs="Times New Roman"/>
                            <w:sz w:val="24"/>
                            <w:szCs w:val="28"/>
                          </w:rPr>
                          <m:t>'</m:t>
                        </m:r>
                      </m:sup>
                    </m:sSup>
                  </m:e>
                </m:d>
                <m:r>
                  <w:rPr>
                    <w:rFonts w:ascii="Cambria Math" w:hAnsi="Cambria Math" w:cs="Times New Roman"/>
                    <w:sz w:val="24"/>
                    <w:szCs w:val="28"/>
                  </w:rPr>
                  <m:t>=</m:t>
                </m:r>
                <m:d>
                  <m:dPr>
                    <m:begChr m:val="{"/>
                    <m:endChr m:val=""/>
                    <m:ctrlPr>
                      <w:rPr>
                        <w:rFonts w:ascii="Cambria Math" w:hAnsi="Cambria Math" w:cs="Times New Roman"/>
                        <w:i/>
                        <w:sz w:val="24"/>
                        <w:szCs w:val="28"/>
                      </w:rPr>
                    </m:ctrlPr>
                  </m:dPr>
                  <m:e>
                    <m:eqArr>
                      <m:eqArrPr>
                        <m:ctrlPr>
                          <w:rPr>
                            <w:rFonts w:ascii="Cambria Math" w:hAnsi="Cambria Math" w:cs="Times New Roman"/>
                            <w:i/>
                            <w:sz w:val="24"/>
                            <w:szCs w:val="28"/>
                          </w:rPr>
                        </m:ctrlPr>
                      </m:eqArrPr>
                      <m:e>
                        <m:f>
                          <m:fPr>
                            <m:ctrlPr>
                              <w:rPr>
                                <w:rFonts w:ascii="Cambria Math" w:hAnsi="Cambria Math" w:cs="Times New Roman"/>
                                <w:i/>
                                <w:sz w:val="24"/>
                                <w:szCs w:val="28"/>
                              </w:rPr>
                            </m:ctrlPr>
                          </m:fPr>
                          <m:num>
                            <m:r>
                              <w:rPr>
                                <w:rFonts w:ascii="Cambria Math" w:hAnsi="Cambria Math" w:cs="Times New Roman"/>
                                <w:sz w:val="24"/>
                                <w:szCs w:val="28"/>
                              </w:rPr>
                              <m:t>1</m:t>
                            </m:r>
                          </m:num>
                          <m:den>
                            <m:sSup>
                              <m:sSupPr>
                                <m:ctrlPr>
                                  <w:rPr>
                                    <w:rFonts w:ascii="Cambria Math" w:hAnsi="Cambria Math" w:cs="Times New Roman"/>
                                    <w:i/>
                                    <w:sz w:val="24"/>
                                    <w:szCs w:val="28"/>
                                  </w:rPr>
                                </m:ctrlPr>
                              </m:sSupPr>
                              <m:e>
                                <m:r>
                                  <w:rPr>
                                    <w:rFonts w:ascii="Cambria Math" w:hAnsi="Cambria Math" w:cs="Times New Roman"/>
                                    <w:sz w:val="24"/>
                                    <w:szCs w:val="28"/>
                                  </w:rPr>
                                  <m:t>t</m:t>
                                </m:r>
                              </m:e>
                              <m:sup>
                                <m:r>
                                  <w:rPr>
                                    <w:rFonts w:ascii="Cambria Math" w:hAnsi="Cambria Math" w:cs="Times New Roman"/>
                                    <w:sz w:val="24"/>
                                    <w:szCs w:val="28"/>
                                  </w:rPr>
                                  <m:t>*</m:t>
                                </m:r>
                              </m:sup>
                            </m:sSup>
                          </m:den>
                        </m:f>
                        <m:d>
                          <m:dPr>
                            <m:ctrlPr>
                              <w:rPr>
                                <w:rFonts w:ascii="Cambria Math" w:hAnsi="Cambria Math" w:cs="Times New Roman"/>
                                <w:i/>
                                <w:sz w:val="24"/>
                                <w:szCs w:val="28"/>
                              </w:rPr>
                            </m:ctrlPr>
                          </m:dPr>
                          <m:e>
                            <m:r>
                              <w:rPr>
                                <w:rFonts w:ascii="Cambria Math" w:hAnsi="Cambria Math" w:cs="Times New Roman"/>
                                <w:sz w:val="24"/>
                                <w:szCs w:val="28"/>
                              </w:rPr>
                              <m:t>z-</m:t>
                            </m:r>
                            <m:sSup>
                              <m:sSupPr>
                                <m:ctrlPr>
                                  <w:rPr>
                                    <w:rFonts w:ascii="Cambria Math" w:hAnsi="Cambria Math" w:cs="Times New Roman"/>
                                    <w:i/>
                                    <w:sz w:val="24"/>
                                    <w:szCs w:val="28"/>
                                  </w:rPr>
                                </m:ctrlPr>
                              </m:sSupPr>
                              <m:e>
                                <m:r>
                                  <w:rPr>
                                    <w:rFonts w:ascii="Cambria Math" w:hAnsi="Cambria Math" w:cs="Times New Roman"/>
                                    <w:sz w:val="24"/>
                                    <w:szCs w:val="28"/>
                                  </w:rPr>
                                  <m:t>z</m:t>
                                </m:r>
                              </m:e>
                              <m:sup>
                                <m:r>
                                  <w:rPr>
                                    <w:rFonts w:ascii="Cambria Math" w:hAnsi="Cambria Math" w:cs="Times New Roman"/>
                                    <w:sz w:val="24"/>
                                    <w:szCs w:val="28"/>
                                  </w:rPr>
                                  <m:t>'</m:t>
                                </m:r>
                              </m:sup>
                            </m:sSup>
                          </m:e>
                        </m:d>
                        <m:r>
                          <w:rPr>
                            <w:rFonts w:ascii="Cambria Math" w:hAnsi="Cambria Math" w:cs="Times New Roman"/>
                            <w:sz w:val="24"/>
                            <w:szCs w:val="28"/>
                          </w:rPr>
                          <m:t>+1,        0&lt;z-</m:t>
                        </m:r>
                        <m:sSup>
                          <m:sSupPr>
                            <m:ctrlPr>
                              <w:rPr>
                                <w:rFonts w:ascii="Cambria Math" w:hAnsi="Cambria Math" w:cs="Times New Roman"/>
                                <w:i/>
                                <w:sz w:val="24"/>
                                <w:szCs w:val="28"/>
                              </w:rPr>
                            </m:ctrlPr>
                          </m:sSupPr>
                          <m:e>
                            <m:r>
                              <w:rPr>
                                <w:rFonts w:ascii="Cambria Math" w:hAnsi="Cambria Math" w:cs="Times New Roman"/>
                                <w:sz w:val="24"/>
                                <w:szCs w:val="28"/>
                              </w:rPr>
                              <m:t>z</m:t>
                            </m:r>
                          </m:e>
                          <m:sup>
                            <m:r>
                              <w:rPr>
                                <w:rFonts w:ascii="Cambria Math" w:hAnsi="Cambria Math" w:cs="Times New Roman"/>
                                <w:sz w:val="24"/>
                                <w:szCs w:val="28"/>
                              </w:rPr>
                              <m:t>'</m:t>
                            </m:r>
                          </m:sup>
                        </m:sSup>
                        <m:r>
                          <w:rPr>
                            <w:rFonts w:ascii="Cambria Math" w:hAnsi="Cambria Math" w:cs="Times New Roman"/>
                            <w:sz w:val="24"/>
                            <w:szCs w:val="28"/>
                          </w:rPr>
                          <m:t>&lt;</m:t>
                        </m:r>
                        <m:sSup>
                          <m:sSupPr>
                            <m:ctrlPr>
                              <w:rPr>
                                <w:rFonts w:ascii="Cambria Math" w:hAnsi="Cambria Math" w:cs="Times New Roman"/>
                                <w:i/>
                                <w:sz w:val="24"/>
                                <w:szCs w:val="28"/>
                              </w:rPr>
                            </m:ctrlPr>
                          </m:sSupPr>
                          <m:e>
                            <m:r>
                              <w:rPr>
                                <w:rFonts w:ascii="Cambria Math" w:hAnsi="Cambria Math" w:cs="Times New Roman"/>
                                <w:sz w:val="24"/>
                                <w:szCs w:val="28"/>
                              </w:rPr>
                              <m:t>t</m:t>
                            </m:r>
                          </m:e>
                          <m:sup>
                            <m:r>
                              <w:rPr>
                                <w:rFonts w:ascii="Cambria Math" w:hAnsi="Cambria Math" w:cs="Times New Roman"/>
                                <w:sz w:val="24"/>
                                <w:szCs w:val="28"/>
                              </w:rPr>
                              <m:t>*</m:t>
                            </m:r>
                          </m:sup>
                        </m:sSup>
                        <m:r>
                          <w:rPr>
                            <w:rFonts w:ascii="Cambria Math" w:hAnsi="Cambria Math" w:cs="Times New Roman"/>
                            <w:sz w:val="24"/>
                            <w:szCs w:val="28"/>
                          </w:rPr>
                          <m:t xml:space="preserve"> </m:t>
                        </m:r>
                      </m:e>
                      <m:e>
                        <m:f>
                          <m:fPr>
                            <m:ctrlPr>
                              <w:rPr>
                                <w:rFonts w:ascii="Cambria Math" w:hAnsi="Cambria Math" w:cs="Times New Roman"/>
                                <w:i/>
                                <w:sz w:val="24"/>
                                <w:szCs w:val="28"/>
                              </w:rPr>
                            </m:ctrlPr>
                          </m:fPr>
                          <m:num>
                            <m:r>
                              <w:rPr>
                                <w:rFonts w:ascii="Cambria Math" w:hAnsi="Cambria Math" w:cs="Times New Roman"/>
                                <w:sz w:val="24"/>
                                <w:szCs w:val="28"/>
                              </w:rPr>
                              <m:t>-1</m:t>
                            </m:r>
                          </m:num>
                          <m:den>
                            <m:sSup>
                              <m:sSupPr>
                                <m:ctrlPr>
                                  <w:rPr>
                                    <w:rFonts w:ascii="Cambria Math" w:hAnsi="Cambria Math" w:cs="Times New Roman"/>
                                    <w:i/>
                                    <w:sz w:val="24"/>
                                    <w:szCs w:val="28"/>
                                  </w:rPr>
                                </m:ctrlPr>
                              </m:sSupPr>
                              <m:e>
                                <m:r>
                                  <w:rPr>
                                    <w:rFonts w:ascii="Cambria Math" w:hAnsi="Cambria Math" w:cs="Times New Roman"/>
                                    <w:sz w:val="24"/>
                                    <w:szCs w:val="28"/>
                                  </w:rPr>
                                  <m:t>t</m:t>
                                </m:r>
                              </m:e>
                              <m:sup>
                                <m:r>
                                  <w:rPr>
                                    <w:rFonts w:ascii="Cambria Math" w:hAnsi="Cambria Math" w:cs="Times New Roman"/>
                                    <w:sz w:val="24"/>
                                    <w:szCs w:val="28"/>
                                  </w:rPr>
                                  <m:t>*</m:t>
                                </m:r>
                              </m:sup>
                            </m:sSup>
                          </m:den>
                        </m:f>
                        <m:d>
                          <m:dPr>
                            <m:ctrlPr>
                              <w:rPr>
                                <w:rFonts w:ascii="Cambria Math" w:hAnsi="Cambria Math" w:cs="Times New Roman"/>
                                <w:i/>
                                <w:sz w:val="24"/>
                                <w:szCs w:val="28"/>
                              </w:rPr>
                            </m:ctrlPr>
                          </m:dPr>
                          <m:e>
                            <m:r>
                              <w:rPr>
                                <w:rFonts w:ascii="Cambria Math" w:hAnsi="Cambria Math" w:cs="Times New Roman"/>
                                <w:sz w:val="24"/>
                                <w:szCs w:val="28"/>
                              </w:rPr>
                              <m:t>z-</m:t>
                            </m:r>
                            <m:sSup>
                              <m:sSupPr>
                                <m:ctrlPr>
                                  <w:rPr>
                                    <w:rFonts w:ascii="Cambria Math" w:hAnsi="Cambria Math" w:cs="Times New Roman"/>
                                    <w:i/>
                                    <w:sz w:val="24"/>
                                    <w:szCs w:val="28"/>
                                  </w:rPr>
                                </m:ctrlPr>
                              </m:sSupPr>
                              <m:e>
                                <m:r>
                                  <w:rPr>
                                    <w:rFonts w:ascii="Cambria Math" w:hAnsi="Cambria Math" w:cs="Times New Roman"/>
                                    <w:sz w:val="24"/>
                                    <w:szCs w:val="28"/>
                                  </w:rPr>
                                  <m:t>z</m:t>
                                </m:r>
                              </m:e>
                              <m:sup>
                                <m:r>
                                  <w:rPr>
                                    <w:rFonts w:ascii="Cambria Math" w:hAnsi="Cambria Math" w:cs="Times New Roman"/>
                                    <w:sz w:val="24"/>
                                    <w:szCs w:val="28"/>
                                  </w:rPr>
                                  <m:t>'</m:t>
                                </m:r>
                              </m:sup>
                            </m:sSup>
                          </m:e>
                        </m:d>
                        <m:r>
                          <w:rPr>
                            <w:rFonts w:ascii="Cambria Math" w:hAnsi="Cambria Math" w:cs="Times New Roman"/>
                            <w:sz w:val="24"/>
                            <w:szCs w:val="28"/>
                          </w:rPr>
                          <m:t xml:space="preserve">+1,      </m:t>
                        </m:r>
                        <m:sSup>
                          <m:sSupPr>
                            <m:ctrlPr>
                              <w:rPr>
                                <w:rFonts w:ascii="Cambria Math" w:hAnsi="Cambria Math" w:cs="Times New Roman"/>
                                <w:i/>
                                <w:sz w:val="24"/>
                                <w:szCs w:val="28"/>
                              </w:rPr>
                            </m:ctrlPr>
                          </m:sSupPr>
                          <m:e>
                            <m:r>
                              <w:rPr>
                                <w:rFonts w:ascii="Cambria Math" w:hAnsi="Cambria Math" w:cs="Times New Roman"/>
                                <w:sz w:val="24"/>
                                <w:szCs w:val="28"/>
                              </w:rPr>
                              <m:t>t</m:t>
                            </m:r>
                          </m:e>
                          <m:sup>
                            <m:r>
                              <w:rPr>
                                <w:rFonts w:ascii="Cambria Math" w:hAnsi="Cambria Math" w:cs="Times New Roman"/>
                                <w:sz w:val="24"/>
                                <w:szCs w:val="28"/>
                              </w:rPr>
                              <m:t>*</m:t>
                            </m:r>
                          </m:sup>
                        </m:sSup>
                        <m:r>
                          <w:rPr>
                            <w:rFonts w:ascii="Cambria Math" w:hAnsi="Cambria Math" w:cs="Times New Roman"/>
                            <w:sz w:val="24"/>
                            <w:szCs w:val="28"/>
                          </w:rPr>
                          <m:t>&lt;z-</m:t>
                        </m:r>
                        <m:sSup>
                          <m:sSupPr>
                            <m:ctrlPr>
                              <w:rPr>
                                <w:rFonts w:ascii="Cambria Math" w:hAnsi="Cambria Math" w:cs="Times New Roman"/>
                                <w:i/>
                                <w:sz w:val="24"/>
                                <w:szCs w:val="28"/>
                              </w:rPr>
                            </m:ctrlPr>
                          </m:sSupPr>
                          <m:e>
                            <m:r>
                              <w:rPr>
                                <w:rFonts w:ascii="Cambria Math" w:hAnsi="Cambria Math" w:cs="Times New Roman"/>
                                <w:sz w:val="24"/>
                                <w:szCs w:val="28"/>
                              </w:rPr>
                              <m:t>z</m:t>
                            </m:r>
                          </m:e>
                          <m:sup>
                            <m:r>
                              <w:rPr>
                                <w:rFonts w:ascii="Cambria Math" w:hAnsi="Cambria Math" w:cs="Times New Roman"/>
                                <w:sz w:val="24"/>
                                <w:szCs w:val="28"/>
                              </w:rPr>
                              <m:t>'</m:t>
                            </m:r>
                          </m:sup>
                        </m:sSup>
                        <m:r>
                          <w:rPr>
                            <w:rFonts w:ascii="Cambria Math" w:hAnsi="Cambria Math" w:cs="Times New Roman"/>
                            <w:sz w:val="24"/>
                            <w:szCs w:val="28"/>
                          </w:rPr>
                          <m:t>&lt;0</m:t>
                        </m:r>
                      </m:e>
                      <m:e>
                        <m:r>
                          <w:rPr>
                            <w:rFonts w:ascii="Cambria Math" w:hAnsi="Cambria Math" w:cs="Times New Roman"/>
                            <w:sz w:val="24"/>
                            <w:szCs w:val="28"/>
                          </w:rPr>
                          <m:t>0,                       Otherwise.</m:t>
                        </m:r>
                      </m:e>
                    </m:eqArr>
                  </m:e>
                </m:d>
              </m:oMath>
            </m:oMathPara>
          </w:p>
        </w:tc>
        <w:tc>
          <w:tcPr>
            <w:tcW w:w="991" w:type="dxa"/>
          </w:tcPr>
          <w:p w14:paraId="349CC949" w14:textId="77777777" w:rsidR="00AE1BCF" w:rsidRPr="00AE1BCF" w:rsidRDefault="00AE1BCF" w:rsidP="00D51B81">
            <w:pPr>
              <w:pStyle w:val="Caption"/>
              <w:jc w:val="right"/>
              <w:rPr>
                <w:rFonts w:ascii="Times New Roman" w:eastAsia="Cambria Math" w:hAnsi="Times New Roman" w:cs="Times New Roman"/>
              </w:rPr>
            </w:pPr>
            <w:r w:rsidRPr="00AE1BCF">
              <w:rPr>
                <w:rFonts w:ascii="Times New Roman" w:hAnsi="Times New Roman" w:cs="Times New Roman"/>
              </w:rPr>
              <w:t>(3)</w:t>
            </w:r>
          </w:p>
          <w:p w14:paraId="7DE2B940" w14:textId="77777777" w:rsidR="00AE1BCF" w:rsidRPr="00AE1BCF" w:rsidRDefault="00AE1BCF" w:rsidP="00D51B81">
            <w:pPr>
              <w:keepNext/>
              <w:jc w:val="center"/>
              <w:rPr>
                <w:rFonts w:ascii="Times New Roman" w:eastAsia="Cambria Math" w:hAnsi="Times New Roman" w:cs="Times New Roman"/>
                <w:sz w:val="24"/>
                <w:szCs w:val="24"/>
              </w:rPr>
            </w:pPr>
          </w:p>
        </w:tc>
      </w:tr>
    </w:tbl>
    <w:p w14:paraId="0E804271" w14:textId="77777777" w:rsidR="00AE1BCF" w:rsidRPr="00AE1BCF" w:rsidRDefault="00AE1BCF" w:rsidP="00AE1BCF">
      <w:pPr>
        <w:spacing w:line="240" w:lineRule="auto"/>
        <w:rPr>
          <w:rFonts w:ascii="Times New Roman" w:eastAsia="Times New Roman" w:hAnsi="Times New Roman" w:cs="Times New Roman"/>
          <w:sz w:val="24"/>
          <w:szCs w:val="24"/>
        </w:rPr>
      </w:pPr>
    </w:p>
    <w:p w14:paraId="69819C86" w14:textId="77777777" w:rsidR="00AE1BCF" w:rsidRPr="00AE1BCF" w:rsidRDefault="00AE1BCF" w:rsidP="00AE1BCF">
      <w:pPr>
        <w:spacing w:line="240" w:lineRule="auto"/>
        <w:rPr>
          <w:rFonts w:ascii="Times New Roman" w:eastAsia="Times New Roman" w:hAnsi="Times New Roman" w:cs="Times New Roman"/>
          <w:sz w:val="24"/>
          <w:szCs w:val="24"/>
        </w:rPr>
      </w:pPr>
      <w:r w:rsidRPr="00AE1BCF">
        <w:rPr>
          <w:rFonts w:ascii="Times New Roman" w:eastAsia="Times New Roman" w:hAnsi="Times New Roman" w:cs="Times New Roman"/>
          <w:sz w:val="24"/>
          <w:szCs w:val="24"/>
        </w:rPr>
        <w:t>To obtain the population growth rate for a given species, the equation 1 is integrated over the phenotypic abundance distribution of the species.</w:t>
      </w:r>
    </w:p>
    <w:p w14:paraId="2C5EB8B7" w14:textId="77777777" w:rsidR="00AE1BCF" w:rsidRPr="00AE1BCF" w:rsidRDefault="00AE1BCF" w:rsidP="00AE1BCF">
      <w:pPr>
        <w:spacing w:line="240" w:lineRule="auto"/>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3"/>
        <w:gridCol w:w="7519"/>
        <w:gridCol w:w="964"/>
      </w:tblGrid>
      <w:tr w:rsidR="00AE1BCF" w:rsidRPr="00AE1BCF" w14:paraId="2ECEE14D" w14:textId="77777777" w:rsidTr="00D51B81">
        <w:tc>
          <w:tcPr>
            <w:tcW w:w="562" w:type="dxa"/>
          </w:tcPr>
          <w:p w14:paraId="48E11DDF" w14:textId="77777777" w:rsidR="00AE1BCF" w:rsidRPr="00AE1BCF" w:rsidRDefault="00AE1BCF" w:rsidP="00D51B81">
            <w:pPr>
              <w:jc w:val="center"/>
              <w:rPr>
                <w:rFonts w:ascii="Times New Roman" w:eastAsia="Cambria Math" w:hAnsi="Times New Roman" w:cs="Times New Roman"/>
                <w:sz w:val="24"/>
                <w:szCs w:val="24"/>
              </w:rPr>
            </w:pPr>
          </w:p>
        </w:tc>
        <w:tc>
          <w:tcPr>
            <w:tcW w:w="7797" w:type="dxa"/>
          </w:tcPr>
          <w:p w14:paraId="7F43C23C" w14:textId="77777777" w:rsidR="00AE1BCF" w:rsidRPr="00AE1BCF" w:rsidRDefault="0014568A" w:rsidP="00D51B81">
            <w:pPr>
              <w:jc w:val="center"/>
              <w:rPr>
                <w:rFonts w:ascii="Times New Roman" w:eastAsia="Cambria Math" w:hAnsi="Times New Roman" w:cs="Times New Roman"/>
                <w:sz w:val="24"/>
                <w:szCs w:val="28"/>
              </w:rPr>
            </w:pPr>
            <m:oMath>
              <m:f>
                <m:fPr>
                  <m:ctrlPr>
                    <w:rPr>
                      <w:rFonts w:ascii="Cambria Math" w:hAnsi="Cambria Math" w:cs="Times New Roman"/>
                      <w:i/>
                      <w:sz w:val="24"/>
                      <w:szCs w:val="28"/>
                    </w:rPr>
                  </m:ctrlPr>
                </m:fPr>
                <m:num>
                  <m:r>
                    <w:rPr>
                      <w:rFonts w:ascii="Cambria Math" w:hAnsi="Cambria Math" w:cs="Times New Roman"/>
                      <w:sz w:val="24"/>
                      <w:szCs w:val="28"/>
                    </w:rPr>
                    <m:t>d</m:t>
                  </m:r>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i</m:t>
                      </m:r>
                    </m:sub>
                  </m:sSub>
                </m:num>
                <m:den>
                  <m:r>
                    <w:rPr>
                      <w:rFonts w:ascii="Cambria Math" w:hAnsi="Cambria Math" w:cs="Times New Roman"/>
                      <w:sz w:val="24"/>
                      <w:szCs w:val="28"/>
                    </w:rPr>
                    <m:t>dt</m:t>
                  </m:r>
                </m:den>
              </m:f>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i</m:t>
                  </m:r>
                </m:sub>
              </m:sSub>
              <m:r>
                <w:rPr>
                  <w:rFonts w:ascii="Cambria Math" w:hAnsi="Cambria Math" w:cs="Times New Roman"/>
                  <w:sz w:val="24"/>
                  <w:szCs w:val="28"/>
                </w:rPr>
                <m:t>(t)</m:t>
              </m:r>
              <m:nary>
                <m:naryPr>
                  <m:limLoc m:val="undOvr"/>
                  <m:subHide m:val="1"/>
                  <m:supHide m:val="1"/>
                  <m:ctrlPr>
                    <w:rPr>
                      <w:rFonts w:ascii="Cambria Math" w:hAnsi="Cambria Math" w:cs="Times New Roman"/>
                      <w:i/>
                      <w:sz w:val="24"/>
                      <w:szCs w:val="28"/>
                    </w:rPr>
                  </m:ctrlPr>
                </m:naryPr>
                <m:sub/>
                <m:sup/>
                <m:e>
                  <m:sSub>
                    <m:sSubPr>
                      <m:ctrlPr>
                        <w:rPr>
                          <w:rFonts w:ascii="Cambria Math" w:hAnsi="Cambria Math" w:cs="Times New Roman"/>
                          <w:i/>
                          <w:sz w:val="24"/>
                          <w:szCs w:val="28"/>
                        </w:rPr>
                      </m:ctrlPr>
                    </m:sSubPr>
                    <m:e>
                      <m:r>
                        <w:rPr>
                          <w:rFonts w:ascii="Cambria Math" w:hAnsi="Cambria Math" w:cs="Times New Roman"/>
                          <w:sz w:val="24"/>
                          <w:szCs w:val="28"/>
                        </w:rPr>
                        <m:t>p</m:t>
                      </m:r>
                    </m:e>
                    <m:sub>
                      <m:r>
                        <w:rPr>
                          <w:rFonts w:ascii="Cambria Math" w:hAnsi="Cambria Math" w:cs="Times New Roman"/>
                          <w:sz w:val="24"/>
                          <w:szCs w:val="28"/>
                        </w:rPr>
                        <m:t>i</m:t>
                      </m:r>
                    </m:sub>
                  </m:sSub>
                  <m:r>
                    <w:rPr>
                      <w:rFonts w:ascii="Cambria Math" w:hAnsi="Cambria Math" w:cs="Times New Roman"/>
                      <w:sz w:val="24"/>
                      <w:szCs w:val="28"/>
                    </w:rPr>
                    <m:t>(z,t)</m:t>
                  </m:r>
                </m:e>
              </m:nary>
              <m:sSub>
                <m:sSubPr>
                  <m:ctrlPr>
                    <w:rPr>
                      <w:rFonts w:ascii="Cambria Math" w:hAnsi="Cambria Math" w:cs="Times New Roman"/>
                      <w:sz w:val="24"/>
                      <w:szCs w:val="28"/>
                    </w:rPr>
                  </m:ctrlPr>
                </m:sSubPr>
                <m:e>
                  <m:r>
                    <w:rPr>
                      <w:rFonts w:ascii="Cambria Math" w:hAnsi="Cambria Math" w:cs="Times New Roman"/>
                      <w:sz w:val="24"/>
                      <w:szCs w:val="28"/>
                    </w:rPr>
                    <m:t>w</m:t>
                  </m:r>
                </m:e>
                <m:sub>
                  <m:r>
                    <w:rPr>
                      <w:rFonts w:ascii="Cambria Math" w:hAnsi="Cambria Math" w:cs="Times New Roman"/>
                      <w:sz w:val="24"/>
                      <w:szCs w:val="28"/>
                    </w:rPr>
                    <m:t>i</m:t>
                  </m:r>
                </m:sub>
              </m:sSub>
              <m:d>
                <m:dPr>
                  <m:ctrlPr>
                    <w:rPr>
                      <w:rFonts w:ascii="Cambria Math" w:hAnsi="Cambria Math" w:cs="Times New Roman"/>
                      <w:sz w:val="24"/>
                      <w:szCs w:val="28"/>
                    </w:rPr>
                  </m:ctrlPr>
                </m:dPr>
                <m:e>
                  <m:r>
                    <w:rPr>
                      <w:rFonts w:ascii="Cambria Math" w:hAnsi="Cambria Math" w:cs="Times New Roman"/>
                      <w:sz w:val="24"/>
                      <w:szCs w:val="28"/>
                    </w:rPr>
                    <m:t>z,t</m:t>
                  </m:r>
                </m:e>
              </m:d>
              <m:r>
                <w:rPr>
                  <w:rFonts w:ascii="Cambria Math" w:hAnsi="Cambria Math" w:cs="Times New Roman"/>
                  <w:sz w:val="24"/>
                  <w:szCs w:val="28"/>
                </w:rPr>
                <m:t>dz</m:t>
              </m:r>
            </m:oMath>
            <w:r w:rsidR="00AE1BCF" w:rsidRPr="00AE1BCF">
              <w:rPr>
                <w:rFonts w:ascii="Times New Roman" w:eastAsia="Cambria Math" w:hAnsi="Times New Roman" w:cs="Times New Roman"/>
                <w:sz w:val="24"/>
                <w:szCs w:val="28"/>
              </w:rPr>
              <w:t>,</w:t>
            </w:r>
          </w:p>
        </w:tc>
        <w:tc>
          <w:tcPr>
            <w:tcW w:w="991" w:type="dxa"/>
          </w:tcPr>
          <w:p w14:paraId="657F69E9" w14:textId="77777777" w:rsidR="00AE1BCF" w:rsidRPr="00AE1BCF" w:rsidRDefault="00AE1BCF" w:rsidP="00D51B81">
            <w:pPr>
              <w:pStyle w:val="Caption"/>
              <w:jc w:val="right"/>
              <w:rPr>
                <w:rFonts w:ascii="Times New Roman" w:eastAsia="Cambria Math" w:hAnsi="Times New Roman" w:cs="Times New Roman"/>
              </w:rPr>
            </w:pPr>
            <w:r w:rsidRPr="00AE1BCF">
              <w:rPr>
                <w:rFonts w:ascii="Times New Roman" w:hAnsi="Times New Roman" w:cs="Times New Roman"/>
              </w:rPr>
              <w:t>(4)</w:t>
            </w:r>
          </w:p>
          <w:p w14:paraId="640F020F" w14:textId="77777777" w:rsidR="00AE1BCF" w:rsidRPr="00AE1BCF" w:rsidRDefault="00AE1BCF" w:rsidP="00D51B81">
            <w:pPr>
              <w:keepNext/>
              <w:jc w:val="center"/>
              <w:rPr>
                <w:rFonts w:ascii="Times New Roman" w:eastAsia="Cambria Math" w:hAnsi="Times New Roman" w:cs="Times New Roman"/>
                <w:sz w:val="24"/>
                <w:szCs w:val="24"/>
              </w:rPr>
            </w:pPr>
          </w:p>
        </w:tc>
      </w:tr>
      <w:tr w:rsidR="00AE1BCF" w:rsidRPr="00AE1BCF" w14:paraId="63EEE630" w14:textId="77777777" w:rsidTr="00D51B81">
        <w:tc>
          <w:tcPr>
            <w:tcW w:w="562" w:type="dxa"/>
          </w:tcPr>
          <w:p w14:paraId="51A6175F" w14:textId="77777777" w:rsidR="00AE1BCF" w:rsidRPr="00AE1BCF" w:rsidRDefault="00AE1BCF" w:rsidP="00D51B81">
            <w:pPr>
              <w:rPr>
                <w:rFonts w:ascii="Times New Roman" w:eastAsia="Cambria Math" w:hAnsi="Times New Roman" w:cs="Times New Roman"/>
                <w:sz w:val="24"/>
                <w:szCs w:val="24"/>
              </w:rPr>
            </w:pPr>
          </w:p>
        </w:tc>
        <w:tc>
          <w:tcPr>
            <w:tcW w:w="7797" w:type="dxa"/>
          </w:tcPr>
          <w:p w14:paraId="6BDB6D87" w14:textId="77777777" w:rsidR="00AE1BCF" w:rsidRPr="00AE1BCF" w:rsidRDefault="00AE1BCF" w:rsidP="00D51B81">
            <w:pPr>
              <w:jc w:val="center"/>
              <w:rPr>
                <w:rFonts w:ascii="Times New Roman" w:eastAsia="Cambria Math" w:hAnsi="Times New Roman" w:cs="Times New Roman"/>
                <w:sz w:val="24"/>
                <w:szCs w:val="28"/>
              </w:rPr>
            </w:pPr>
          </w:p>
        </w:tc>
        <w:tc>
          <w:tcPr>
            <w:tcW w:w="991" w:type="dxa"/>
          </w:tcPr>
          <w:p w14:paraId="5C05C1F6" w14:textId="77777777" w:rsidR="00AE1BCF" w:rsidRPr="00AE1BCF" w:rsidRDefault="00AE1BCF" w:rsidP="00D51B81">
            <w:pPr>
              <w:pStyle w:val="Caption"/>
              <w:jc w:val="right"/>
              <w:rPr>
                <w:rFonts w:ascii="Times New Roman" w:hAnsi="Times New Roman" w:cs="Times New Roman"/>
              </w:rPr>
            </w:pPr>
          </w:p>
        </w:tc>
      </w:tr>
      <w:tr w:rsidR="00AE1BCF" w:rsidRPr="00AE1BCF" w14:paraId="1D9AC987" w14:textId="77777777" w:rsidTr="00D51B81">
        <w:tc>
          <w:tcPr>
            <w:tcW w:w="562" w:type="dxa"/>
          </w:tcPr>
          <w:p w14:paraId="5F01A7E3" w14:textId="77777777" w:rsidR="00AE1BCF" w:rsidRPr="00AE1BCF" w:rsidRDefault="00AE1BCF" w:rsidP="00D51B81">
            <w:pPr>
              <w:rPr>
                <w:rFonts w:ascii="Times New Roman" w:eastAsia="Cambria Math" w:hAnsi="Times New Roman" w:cs="Times New Roman"/>
                <w:sz w:val="24"/>
                <w:szCs w:val="24"/>
              </w:rPr>
            </w:pPr>
          </w:p>
        </w:tc>
        <w:tc>
          <w:tcPr>
            <w:tcW w:w="7797" w:type="dxa"/>
          </w:tcPr>
          <w:p w14:paraId="5D92913F" w14:textId="77777777" w:rsidR="00AE1BCF" w:rsidRPr="00AE1BCF" w:rsidRDefault="00AE1BCF" w:rsidP="00E12855">
            <w:pPr>
              <w:rPr>
                <w:rFonts w:ascii="Times New Roman" w:eastAsia="Cambria Math" w:hAnsi="Times New Roman" w:cs="Times New Roman"/>
                <w:sz w:val="24"/>
                <w:szCs w:val="28"/>
              </w:rPr>
            </w:pPr>
          </w:p>
        </w:tc>
        <w:tc>
          <w:tcPr>
            <w:tcW w:w="991" w:type="dxa"/>
          </w:tcPr>
          <w:p w14:paraId="5ADAF94C" w14:textId="77777777" w:rsidR="00AE1BCF" w:rsidRPr="00AE1BCF" w:rsidRDefault="00AE1BCF" w:rsidP="00D51B81">
            <w:pPr>
              <w:pStyle w:val="Caption"/>
              <w:jc w:val="right"/>
              <w:rPr>
                <w:rFonts w:ascii="Times New Roman" w:hAnsi="Times New Roman" w:cs="Times New Roman"/>
              </w:rPr>
            </w:pPr>
          </w:p>
        </w:tc>
      </w:tr>
    </w:tbl>
    <w:p w14:paraId="56320F9E" w14:textId="77777777" w:rsidR="00AE1BCF" w:rsidRPr="00AE1BCF" w:rsidRDefault="00AE1BCF" w:rsidP="00AE1BCF">
      <w:pPr>
        <w:spacing w:line="240" w:lineRule="auto"/>
        <w:rPr>
          <w:rFonts w:ascii="Times New Roman" w:eastAsia="Times New Roman" w:hAnsi="Times New Roman" w:cs="Times New Roman"/>
          <w:sz w:val="24"/>
          <w:szCs w:val="24"/>
        </w:rPr>
      </w:pPr>
      <w:r w:rsidRPr="00AE1BCF">
        <w:rPr>
          <w:rFonts w:ascii="Times New Roman" w:eastAsia="Times New Roman" w:hAnsi="Times New Roman" w:cs="Times New Roman"/>
          <w:sz w:val="24"/>
          <w:szCs w:val="24"/>
        </w:rPr>
        <w:t>Where, p</w:t>
      </w:r>
      <w:r w:rsidRPr="00AE1BCF">
        <w:rPr>
          <w:rFonts w:ascii="Times New Roman" w:eastAsia="Times New Roman" w:hAnsi="Times New Roman" w:cs="Times New Roman"/>
          <w:sz w:val="24"/>
          <w:szCs w:val="24"/>
          <w:vertAlign w:val="subscript"/>
        </w:rPr>
        <w:t>i</w:t>
      </w:r>
      <w:r w:rsidRPr="00AE1BCF">
        <w:rPr>
          <w:rFonts w:ascii="Times New Roman" w:eastAsia="Times New Roman" w:hAnsi="Times New Roman" w:cs="Times New Roman"/>
          <w:sz w:val="24"/>
          <w:szCs w:val="24"/>
        </w:rPr>
        <w:t>(</w:t>
      </w:r>
      <w:proofErr w:type="spellStart"/>
      <w:proofErr w:type="gramStart"/>
      <w:r w:rsidRPr="00AE1BCF">
        <w:rPr>
          <w:rFonts w:ascii="Times New Roman" w:eastAsia="Times New Roman" w:hAnsi="Times New Roman" w:cs="Times New Roman"/>
          <w:sz w:val="24"/>
          <w:szCs w:val="24"/>
        </w:rPr>
        <w:t>z,t</w:t>
      </w:r>
      <w:proofErr w:type="spellEnd"/>
      <w:proofErr w:type="gramEnd"/>
      <w:r w:rsidRPr="00AE1BCF">
        <w:rPr>
          <w:rFonts w:ascii="Times New Roman" w:eastAsia="Times New Roman" w:hAnsi="Times New Roman" w:cs="Times New Roman"/>
          <w:sz w:val="24"/>
          <w:szCs w:val="24"/>
        </w:rPr>
        <w:t xml:space="preserve">) is the phenotypic abundance distribution of species </w:t>
      </w:r>
      <w:proofErr w:type="spellStart"/>
      <w:r w:rsidRPr="00AE1BCF">
        <w:rPr>
          <w:rFonts w:ascii="Times New Roman" w:eastAsia="Times New Roman" w:hAnsi="Times New Roman" w:cs="Times New Roman"/>
          <w:i/>
          <w:iCs/>
          <w:sz w:val="24"/>
          <w:szCs w:val="24"/>
        </w:rPr>
        <w:t>i</w:t>
      </w:r>
      <w:proofErr w:type="spellEnd"/>
      <w:r w:rsidRPr="00AE1BCF">
        <w:rPr>
          <w:rFonts w:ascii="Times New Roman" w:eastAsia="Times New Roman" w:hAnsi="Times New Roman" w:cs="Times New Roman"/>
          <w:sz w:val="24"/>
          <w:szCs w:val="24"/>
        </w:rPr>
        <w:t xml:space="preserve"> and N</w:t>
      </w:r>
      <w:r w:rsidRPr="00AE1BCF">
        <w:rPr>
          <w:rFonts w:ascii="Times New Roman" w:eastAsia="Times New Roman" w:hAnsi="Times New Roman" w:cs="Times New Roman"/>
          <w:sz w:val="24"/>
          <w:szCs w:val="24"/>
          <w:vertAlign w:val="subscript"/>
        </w:rPr>
        <w:t>i</w:t>
      </w:r>
      <w:r w:rsidRPr="00AE1BCF">
        <w:rPr>
          <w:rFonts w:ascii="Times New Roman" w:eastAsia="Times New Roman" w:hAnsi="Times New Roman" w:cs="Times New Roman"/>
          <w:sz w:val="24"/>
          <w:szCs w:val="24"/>
        </w:rPr>
        <w:t xml:space="preserve"> is the total population size.</w:t>
      </w:r>
    </w:p>
    <w:p w14:paraId="598DF67D" w14:textId="3985A629" w:rsidR="00AE1BCF" w:rsidRPr="00AE1BCF" w:rsidRDefault="00174048" w:rsidP="00AE1B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w:t>
      </w:r>
      <w:r w:rsidR="00AE1BCF" w:rsidRPr="00AE1BCF">
        <w:rPr>
          <w:rFonts w:ascii="Times New Roman" w:eastAsia="Times New Roman" w:hAnsi="Times New Roman" w:cs="Times New Roman"/>
          <w:sz w:val="24"/>
          <w:szCs w:val="24"/>
        </w:rPr>
        <w:t xml:space="preserve">xpression of changes in trait means is derived using breeder’s equation (Falconer, 1981). It is based on the analysis by </w:t>
      </w:r>
      <w:proofErr w:type="spellStart"/>
      <w:r w:rsidR="00AE1BCF" w:rsidRPr="00AE1BCF">
        <w:rPr>
          <w:rFonts w:ascii="Times New Roman" w:eastAsia="Times New Roman" w:hAnsi="Times New Roman" w:cs="Times New Roman"/>
          <w:sz w:val="24"/>
          <w:szCs w:val="24"/>
        </w:rPr>
        <w:t>Barabas</w:t>
      </w:r>
      <w:proofErr w:type="spellEnd"/>
      <w:r w:rsidR="00AE1BCF" w:rsidRPr="00AE1BCF">
        <w:rPr>
          <w:rFonts w:ascii="Times New Roman" w:eastAsia="Times New Roman" w:hAnsi="Times New Roman" w:cs="Times New Roman"/>
          <w:sz w:val="24"/>
          <w:szCs w:val="24"/>
        </w:rPr>
        <w:t xml:space="preserve"> and </w:t>
      </w:r>
      <w:proofErr w:type="spellStart"/>
      <w:r w:rsidR="00AE1BCF" w:rsidRPr="00AE1BCF">
        <w:rPr>
          <w:rFonts w:ascii="Times New Roman" w:eastAsia="Times New Roman" w:hAnsi="Times New Roman" w:cs="Times New Roman"/>
          <w:sz w:val="24"/>
          <w:szCs w:val="24"/>
        </w:rPr>
        <w:t>D’Andrea</w:t>
      </w:r>
      <w:proofErr w:type="spellEnd"/>
      <w:r w:rsidR="00AE1BCF" w:rsidRPr="00AE1BCF">
        <w:rPr>
          <w:rFonts w:ascii="Times New Roman" w:eastAsia="Times New Roman" w:hAnsi="Times New Roman" w:cs="Times New Roman"/>
          <w:sz w:val="24"/>
          <w:szCs w:val="24"/>
        </w:rPr>
        <w:t xml:space="preserve"> (2016).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7526"/>
        <w:gridCol w:w="960"/>
      </w:tblGrid>
      <w:tr w:rsidR="00AE1BCF" w:rsidRPr="00AE1BCF" w14:paraId="59A86059" w14:textId="77777777" w:rsidTr="00D51B81">
        <w:tc>
          <w:tcPr>
            <w:tcW w:w="562" w:type="dxa"/>
          </w:tcPr>
          <w:p w14:paraId="36360E4D" w14:textId="77777777" w:rsidR="00AE1BCF" w:rsidRPr="00AE1BCF" w:rsidRDefault="00AE1BCF" w:rsidP="00D51B81">
            <w:pPr>
              <w:jc w:val="center"/>
              <w:rPr>
                <w:rFonts w:ascii="Times New Roman" w:eastAsia="Cambria Math" w:hAnsi="Times New Roman" w:cs="Times New Roman"/>
                <w:sz w:val="24"/>
                <w:szCs w:val="24"/>
              </w:rPr>
            </w:pPr>
          </w:p>
        </w:tc>
        <w:tc>
          <w:tcPr>
            <w:tcW w:w="7797" w:type="dxa"/>
          </w:tcPr>
          <w:p w14:paraId="52CF613C" w14:textId="77777777" w:rsidR="00AE1BCF" w:rsidRPr="00AE1BCF" w:rsidRDefault="0014568A" w:rsidP="00D51B81">
            <w:pPr>
              <w:jc w:val="center"/>
              <w:rPr>
                <w:rFonts w:ascii="Times New Roman" w:eastAsia="Cambria Math" w:hAnsi="Times New Roman" w:cs="Times New Roman"/>
                <w:sz w:val="24"/>
                <w:szCs w:val="28"/>
              </w:rPr>
            </w:pPr>
            <m:oMathPara>
              <m:oMath>
                <m:sSub>
                  <m:sSubPr>
                    <m:ctrlPr>
                      <w:rPr>
                        <w:rFonts w:ascii="Cambria Math" w:hAnsi="Cambria Math" w:cs="Times New Roman"/>
                        <w:sz w:val="24"/>
                        <w:szCs w:val="28"/>
                      </w:rPr>
                    </m:ctrlPr>
                  </m:sSubPr>
                  <m:e>
                    <m:f>
                      <m:fPr>
                        <m:ctrlPr>
                          <w:rPr>
                            <w:rFonts w:ascii="Cambria Math" w:hAnsi="Cambria Math" w:cs="Times New Roman"/>
                            <w:sz w:val="24"/>
                            <w:szCs w:val="28"/>
                          </w:rPr>
                        </m:ctrlPr>
                      </m:fPr>
                      <m:num>
                        <m:r>
                          <w:rPr>
                            <w:rFonts w:ascii="Cambria Math" w:hAnsi="Cambria Math" w:cs="Times New Roman"/>
                            <w:sz w:val="24"/>
                            <w:szCs w:val="28"/>
                          </w:rPr>
                          <m:t>d</m:t>
                        </m:r>
                        <m:sSub>
                          <m:sSubPr>
                            <m:ctrlPr>
                              <w:rPr>
                                <w:rFonts w:ascii="Cambria Math" w:hAnsi="Cambria Math" w:cs="Times New Roman"/>
                                <w:sz w:val="24"/>
                                <w:szCs w:val="28"/>
                              </w:rPr>
                            </m:ctrlPr>
                          </m:sSubPr>
                          <m:e>
                            <m:r>
                              <w:rPr>
                                <w:rFonts w:ascii="Cambria Math" w:hAnsi="Cambria Math" w:cs="Times New Roman"/>
                                <w:sz w:val="24"/>
                                <w:szCs w:val="28"/>
                              </w:rPr>
                              <m:t>µ</m:t>
                            </m:r>
                          </m:e>
                          <m:sub>
                            <m:r>
                              <w:rPr>
                                <w:rFonts w:ascii="Cambria Math" w:hAnsi="Cambria Math" w:cs="Times New Roman"/>
                                <w:sz w:val="24"/>
                                <w:szCs w:val="28"/>
                              </w:rPr>
                              <m:t>i</m:t>
                            </m:r>
                          </m:sub>
                        </m:sSub>
                      </m:num>
                      <m:den>
                        <m:r>
                          <w:rPr>
                            <w:rFonts w:ascii="Cambria Math" w:hAnsi="Cambria Math" w:cs="Times New Roman"/>
                            <w:sz w:val="24"/>
                            <w:szCs w:val="28"/>
                          </w:rPr>
                          <m:t>dt</m:t>
                        </m:r>
                      </m:den>
                    </m:f>
                    <m:r>
                      <w:rPr>
                        <w:rFonts w:ascii="Cambria Math" w:hAnsi="Cambria Math" w:cs="Times New Roman"/>
                        <w:sz w:val="24"/>
                        <w:szCs w:val="28"/>
                      </w:rPr>
                      <m:t>=-</m:t>
                    </m:r>
                    <m:sSubSup>
                      <m:sSubSupPr>
                        <m:ctrlPr>
                          <w:rPr>
                            <w:rFonts w:ascii="Cambria Math" w:hAnsi="Cambria Math" w:cs="Times New Roman"/>
                            <w:sz w:val="24"/>
                            <w:szCs w:val="28"/>
                          </w:rPr>
                        </m:ctrlPr>
                      </m:sSubSupPr>
                      <m:e>
                        <m:r>
                          <w:rPr>
                            <w:rFonts w:ascii="Cambria Math" w:hAnsi="Cambria Math" w:cs="Times New Roman"/>
                            <w:sz w:val="24"/>
                            <w:szCs w:val="28"/>
                          </w:rPr>
                          <m:t>h</m:t>
                        </m:r>
                      </m:e>
                      <m:sub>
                        <m:r>
                          <w:rPr>
                            <w:rFonts w:ascii="Cambria Math" w:hAnsi="Cambria Math" w:cs="Times New Roman"/>
                            <w:sz w:val="24"/>
                            <w:szCs w:val="28"/>
                          </w:rPr>
                          <m:t>i</m:t>
                        </m:r>
                      </m:sub>
                      <m:sup>
                        <m:r>
                          <w:rPr>
                            <w:rFonts w:ascii="Cambria Math" w:hAnsi="Cambria Math" w:cs="Times New Roman"/>
                            <w:sz w:val="24"/>
                            <w:szCs w:val="28"/>
                          </w:rPr>
                          <m:t>2</m:t>
                        </m:r>
                      </m:sup>
                    </m:sSubSup>
                    <m:sSub>
                      <m:sSubPr>
                        <m:ctrlPr>
                          <w:rPr>
                            <w:rFonts w:ascii="Cambria Math" w:hAnsi="Cambria Math" w:cs="Times New Roman"/>
                            <w:sz w:val="24"/>
                            <w:szCs w:val="28"/>
                          </w:rPr>
                        </m:ctrlPr>
                      </m:sSubPr>
                      <m:e>
                        <m:r>
                          <w:rPr>
                            <w:rFonts w:ascii="Cambria Math" w:hAnsi="Cambria Math" w:cs="Times New Roman"/>
                            <w:sz w:val="24"/>
                            <w:szCs w:val="28"/>
                          </w:rPr>
                          <m:t>r</m:t>
                        </m:r>
                      </m:e>
                      <m:sub>
                        <m:r>
                          <w:rPr>
                            <w:rFonts w:ascii="Cambria Math" w:hAnsi="Cambria Math" w:cs="Times New Roman"/>
                            <w:sz w:val="24"/>
                            <w:szCs w:val="28"/>
                          </w:rPr>
                          <m:t>i</m:t>
                        </m:r>
                      </m:sub>
                    </m:sSub>
                    <m:nary>
                      <m:naryPr>
                        <m:chr m:val="∑"/>
                        <m:ctrlPr>
                          <w:rPr>
                            <w:rFonts w:ascii="Cambria Math" w:hAnsi="Cambria Math" w:cs="Times New Roman"/>
                            <w:sz w:val="24"/>
                            <w:szCs w:val="28"/>
                          </w:rPr>
                        </m:ctrlPr>
                      </m:naryPr>
                      <m:sub>
                        <m:r>
                          <w:rPr>
                            <w:rFonts w:ascii="Cambria Math" w:hAnsi="Cambria Math" w:cs="Times New Roman"/>
                            <w:sz w:val="24"/>
                            <w:szCs w:val="28"/>
                          </w:rPr>
                          <m:t>j=1i≠j</m:t>
                        </m:r>
                      </m:sub>
                      <m:sup>
                        <m:r>
                          <w:rPr>
                            <w:rFonts w:ascii="Cambria Math" w:hAnsi="Cambria Math" w:cs="Times New Roman"/>
                            <w:sz w:val="24"/>
                            <w:szCs w:val="28"/>
                          </w:rPr>
                          <m:t>n</m:t>
                        </m:r>
                      </m:sup>
                      <m:e>
                        <m:sSub>
                          <m:sSubPr>
                            <m:ctrlPr>
                              <w:rPr>
                                <w:rFonts w:ascii="Cambria Math" w:hAnsi="Cambria Math" w:cs="Times New Roman"/>
                                <w:sz w:val="24"/>
                                <w:szCs w:val="28"/>
                              </w:rPr>
                            </m:ctrlPr>
                          </m:sSubPr>
                          <m:e>
                            <m:r>
                              <w:rPr>
                                <w:rFonts w:ascii="Cambria Math" w:hAnsi="Cambria Math" w:cs="Times New Roman"/>
                                <w:sz w:val="24"/>
                                <w:szCs w:val="28"/>
                              </w:rPr>
                              <m:t>N</m:t>
                            </m:r>
                          </m:e>
                          <m:sub>
                            <m:r>
                              <w:rPr>
                                <w:rFonts w:ascii="Cambria Math" w:hAnsi="Cambria Math" w:cs="Times New Roman"/>
                                <w:sz w:val="24"/>
                                <w:szCs w:val="28"/>
                              </w:rPr>
                              <m:t>j</m:t>
                            </m:r>
                          </m:sub>
                        </m:sSub>
                      </m:e>
                    </m:nary>
                    <m:nary>
                      <m:naryPr>
                        <m:limLoc m:val="undOvr"/>
                        <m:subHide m:val="1"/>
                        <m:supHide m:val="1"/>
                        <m:ctrlPr>
                          <w:rPr>
                            <w:rFonts w:ascii="Cambria Math" w:hAnsi="Cambria Math" w:cs="Times New Roman"/>
                            <w:i/>
                            <w:sz w:val="24"/>
                            <w:szCs w:val="28"/>
                          </w:rPr>
                        </m:ctrlPr>
                      </m:naryPr>
                      <m:sub/>
                      <m:sup/>
                      <m:e>
                        <m:nary>
                          <m:naryPr>
                            <m:limLoc m:val="undOvr"/>
                            <m:subHide m:val="1"/>
                            <m:supHide m:val="1"/>
                            <m:ctrlPr>
                              <w:rPr>
                                <w:rFonts w:ascii="Cambria Math" w:hAnsi="Cambria Math" w:cs="Times New Roman"/>
                                <w:i/>
                                <w:sz w:val="24"/>
                                <w:szCs w:val="28"/>
                              </w:rPr>
                            </m:ctrlPr>
                          </m:naryPr>
                          <m:sub/>
                          <m:sup/>
                          <m:e>
                            <m:d>
                              <m:dPr>
                                <m:ctrlPr>
                                  <w:rPr>
                                    <w:rFonts w:ascii="Cambria Math" w:hAnsi="Cambria Math" w:cs="Times New Roman"/>
                                    <w:sz w:val="24"/>
                                    <w:szCs w:val="28"/>
                                  </w:rPr>
                                </m:ctrlPr>
                              </m:dPr>
                              <m:e>
                                <m:r>
                                  <w:rPr>
                                    <w:rFonts w:ascii="Cambria Math" w:hAnsi="Cambria Math" w:cs="Times New Roman"/>
                                    <w:sz w:val="24"/>
                                    <w:szCs w:val="28"/>
                                  </w:rPr>
                                  <m:t>z-</m:t>
                                </m:r>
                                <m:sSub>
                                  <m:sSubPr>
                                    <m:ctrlPr>
                                      <w:rPr>
                                        <w:rFonts w:ascii="Cambria Math" w:hAnsi="Cambria Math" w:cs="Times New Roman"/>
                                        <w:sz w:val="24"/>
                                        <w:szCs w:val="28"/>
                                      </w:rPr>
                                    </m:ctrlPr>
                                  </m:sSubPr>
                                  <m:e>
                                    <m:r>
                                      <w:rPr>
                                        <w:rFonts w:ascii="Cambria Math" w:hAnsi="Cambria Math" w:cs="Times New Roman"/>
                                        <w:sz w:val="24"/>
                                        <w:szCs w:val="28"/>
                                      </w:rPr>
                                      <m:t>µ</m:t>
                                    </m:r>
                                  </m:e>
                                  <m:sub>
                                    <m:r>
                                      <w:rPr>
                                        <w:rFonts w:ascii="Cambria Math" w:hAnsi="Cambria Math" w:cs="Times New Roman"/>
                                        <w:sz w:val="24"/>
                                        <w:szCs w:val="28"/>
                                      </w:rPr>
                                      <m:t>i</m:t>
                                    </m:r>
                                  </m:sub>
                                </m:sSub>
                              </m:e>
                            </m:d>
                          </m:e>
                        </m:nary>
                      </m:e>
                    </m:nary>
                    <m:r>
                      <w:rPr>
                        <w:rFonts w:ascii="Cambria Math" w:hAnsi="Cambria Math" w:cs="Times New Roman"/>
                        <w:sz w:val="24"/>
                        <w:szCs w:val="28"/>
                      </w:rPr>
                      <m:t>α</m:t>
                    </m:r>
                    <m:d>
                      <m:dPr>
                        <m:ctrlPr>
                          <w:rPr>
                            <w:rFonts w:ascii="Cambria Math" w:hAnsi="Cambria Math" w:cs="Times New Roman"/>
                            <w:sz w:val="24"/>
                            <w:szCs w:val="28"/>
                          </w:rPr>
                        </m:ctrlPr>
                      </m:dPr>
                      <m:e>
                        <m:r>
                          <w:rPr>
                            <w:rFonts w:ascii="Cambria Math" w:hAnsi="Cambria Math" w:cs="Times New Roman"/>
                            <w:sz w:val="24"/>
                            <w:szCs w:val="28"/>
                          </w:rPr>
                          <m:t>z,</m:t>
                        </m:r>
                        <m:sSup>
                          <m:sSupPr>
                            <m:ctrlPr>
                              <w:rPr>
                                <w:rFonts w:ascii="Cambria Math" w:hAnsi="Cambria Math" w:cs="Times New Roman"/>
                                <w:sz w:val="24"/>
                                <w:szCs w:val="28"/>
                              </w:rPr>
                            </m:ctrlPr>
                          </m:sSupPr>
                          <m:e>
                            <m:r>
                              <w:rPr>
                                <w:rFonts w:ascii="Cambria Math" w:hAnsi="Cambria Math" w:cs="Times New Roman"/>
                                <w:sz w:val="24"/>
                                <w:szCs w:val="28"/>
                              </w:rPr>
                              <m:t>z</m:t>
                            </m:r>
                          </m:e>
                          <m:sup>
                            <m:r>
                              <w:rPr>
                                <w:rFonts w:ascii="Cambria Math" w:hAnsi="Cambria Math" w:cs="Times New Roman"/>
                                <w:sz w:val="24"/>
                                <w:szCs w:val="28"/>
                              </w:rPr>
                              <m:t>'</m:t>
                            </m:r>
                          </m:sup>
                        </m:sSup>
                      </m:e>
                    </m:d>
                    <m:sSub>
                      <m:sSubPr>
                        <m:ctrlPr>
                          <w:rPr>
                            <w:rFonts w:ascii="Cambria Math" w:hAnsi="Cambria Math" w:cs="Times New Roman"/>
                            <w:sz w:val="24"/>
                            <w:szCs w:val="28"/>
                          </w:rPr>
                        </m:ctrlPr>
                      </m:sSubPr>
                      <m:e>
                        <m:sSub>
                          <m:sSubPr>
                            <m:ctrlPr>
                              <w:rPr>
                                <w:rFonts w:ascii="Cambria Math" w:hAnsi="Cambria Math" w:cs="Times New Roman"/>
                                <w:i/>
                                <w:sz w:val="24"/>
                                <w:szCs w:val="28"/>
                              </w:rPr>
                            </m:ctrlPr>
                          </m:sSubPr>
                          <m:e>
                            <m:r>
                              <w:rPr>
                                <w:rFonts w:ascii="Cambria Math" w:hAnsi="Cambria Math" w:cs="Times New Roman"/>
                                <w:sz w:val="24"/>
                                <w:szCs w:val="28"/>
                              </w:rPr>
                              <m:t>p</m:t>
                            </m:r>
                          </m:e>
                          <m:sub>
                            <m:r>
                              <w:rPr>
                                <w:rFonts w:ascii="Cambria Math" w:hAnsi="Cambria Math" w:cs="Times New Roman"/>
                                <w:sz w:val="24"/>
                                <w:szCs w:val="28"/>
                              </w:rPr>
                              <m:t>i</m:t>
                            </m:r>
                          </m:sub>
                        </m:sSub>
                        <m:d>
                          <m:dPr>
                            <m:ctrlPr>
                              <w:rPr>
                                <w:rFonts w:ascii="Cambria Math" w:hAnsi="Cambria Math" w:cs="Times New Roman"/>
                                <w:i/>
                                <w:sz w:val="24"/>
                                <w:szCs w:val="28"/>
                              </w:rPr>
                            </m:ctrlPr>
                          </m:dPr>
                          <m:e>
                            <m:r>
                              <w:rPr>
                                <w:rFonts w:ascii="Cambria Math" w:hAnsi="Cambria Math" w:cs="Times New Roman"/>
                                <w:sz w:val="24"/>
                                <w:szCs w:val="28"/>
                              </w:rPr>
                              <m:t>z</m:t>
                            </m:r>
                          </m:e>
                        </m:d>
                        <m:r>
                          <w:rPr>
                            <w:rFonts w:ascii="Cambria Math" w:hAnsi="Cambria Math" w:cs="Times New Roman"/>
                            <w:sz w:val="24"/>
                            <w:szCs w:val="28"/>
                          </w:rPr>
                          <m:t>p</m:t>
                        </m:r>
                      </m:e>
                      <m:sub>
                        <m:r>
                          <w:rPr>
                            <w:rFonts w:ascii="Cambria Math" w:hAnsi="Cambria Math" w:cs="Times New Roman"/>
                            <w:sz w:val="24"/>
                            <w:szCs w:val="28"/>
                          </w:rPr>
                          <m:t>j</m:t>
                        </m:r>
                      </m:sub>
                    </m:sSub>
                    <m:d>
                      <m:dPr>
                        <m:ctrlPr>
                          <w:rPr>
                            <w:rFonts w:ascii="Cambria Math" w:hAnsi="Cambria Math" w:cs="Times New Roman"/>
                            <w:sz w:val="24"/>
                            <w:szCs w:val="28"/>
                          </w:rPr>
                        </m:ctrlPr>
                      </m:dPr>
                      <m:e>
                        <m:sSup>
                          <m:sSupPr>
                            <m:ctrlPr>
                              <w:rPr>
                                <w:rFonts w:ascii="Cambria Math" w:hAnsi="Cambria Math" w:cs="Times New Roman"/>
                                <w:sz w:val="24"/>
                                <w:szCs w:val="28"/>
                              </w:rPr>
                            </m:ctrlPr>
                          </m:sSupPr>
                          <m:e>
                            <m:r>
                              <w:rPr>
                                <w:rFonts w:ascii="Cambria Math" w:hAnsi="Cambria Math" w:cs="Times New Roman"/>
                                <w:sz w:val="24"/>
                                <w:szCs w:val="28"/>
                              </w:rPr>
                              <m:t>z</m:t>
                            </m:r>
                          </m:e>
                          <m:sup>
                            <m:r>
                              <w:rPr>
                                <w:rFonts w:ascii="Cambria Math" w:hAnsi="Cambria Math" w:cs="Times New Roman"/>
                                <w:sz w:val="24"/>
                                <w:szCs w:val="28"/>
                              </w:rPr>
                              <m:t>'</m:t>
                            </m:r>
                          </m:sup>
                        </m:sSup>
                      </m:e>
                    </m:d>
                    <m:r>
                      <w:rPr>
                        <w:rFonts w:ascii="Cambria Math" w:hAnsi="Cambria Math" w:cs="Times New Roman"/>
                        <w:sz w:val="24"/>
                        <w:szCs w:val="28"/>
                      </w:rPr>
                      <m:t>dzdz',</m:t>
                    </m:r>
                  </m:e>
                  <m:sub/>
                </m:sSub>
              </m:oMath>
            </m:oMathPara>
          </w:p>
        </w:tc>
        <w:tc>
          <w:tcPr>
            <w:tcW w:w="991" w:type="dxa"/>
          </w:tcPr>
          <w:p w14:paraId="78D21CA6" w14:textId="77777777" w:rsidR="00AE1BCF" w:rsidRPr="00AE1BCF" w:rsidRDefault="00AE1BCF" w:rsidP="00D51B81">
            <w:pPr>
              <w:pStyle w:val="Caption"/>
              <w:jc w:val="right"/>
              <w:rPr>
                <w:rFonts w:ascii="Times New Roman" w:hAnsi="Times New Roman" w:cs="Times New Roman"/>
              </w:rPr>
            </w:pPr>
            <w:r w:rsidRPr="00AE1BCF">
              <w:rPr>
                <w:rFonts w:ascii="Times New Roman" w:hAnsi="Times New Roman" w:cs="Times New Roman"/>
              </w:rPr>
              <w:t>(5)</w:t>
            </w:r>
          </w:p>
          <w:p w14:paraId="2FA2150D" w14:textId="77777777" w:rsidR="00AE1BCF" w:rsidRPr="00AE1BCF" w:rsidRDefault="00AE1BCF" w:rsidP="00D51B81">
            <w:pPr>
              <w:pStyle w:val="Caption"/>
              <w:jc w:val="center"/>
              <w:rPr>
                <w:rFonts w:ascii="Times New Roman" w:eastAsia="Cambria Math" w:hAnsi="Times New Roman" w:cs="Times New Roman"/>
              </w:rPr>
            </w:pPr>
          </w:p>
          <w:p w14:paraId="780E5A3A" w14:textId="77777777" w:rsidR="00AE1BCF" w:rsidRPr="00AE1BCF" w:rsidRDefault="00AE1BCF" w:rsidP="00D51B81">
            <w:pPr>
              <w:keepNext/>
              <w:jc w:val="center"/>
              <w:rPr>
                <w:rFonts w:ascii="Times New Roman" w:eastAsia="Cambria Math" w:hAnsi="Times New Roman" w:cs="Times New Roman"/>
                <w:sz w:val="24"/>
                <w:szCs w:val="24"/>
              </w:rPr>
            </w:pPr>
          </w:p>
        </w:tc>
      </w:tr>
    </w:tbl>
    <w:p w14:paraId="2B852B26" w14:textId="77777777" w:rsidR="00AE1BCF" w:rsidRPr="00AE1BCF" w:rsidRDefault="00AE1BCF" w:rsidP="00AE1BCF">
      <w:pPr>
        <w:spacing w:line="240" w:lineRule="auto"/>
        <w:rPr>
          <w:rFonts w:ascii="Times New Roman" w:eastAsia="Times New Roman" w:hAnsi="Times New Roman" w:cs="Times New Roman"/>
          <w:sz w:val="24"/>
          <w:szCs w:val="24"/>
        </w:rPr>
      </w:pPr>
      <w:r w:rsidRPr="00AE1BCF">
        <w:rPr>
          <w:rFonts w:ascii="Times New Roman" w:eastAsia="Times New Roman" w:hAnsi="Times New Roman" w:cs="Times New Roman"/>
          <w:sz w:val="24"/>
          <w:szCs w:val="24"/>
        </w:rPr>
        <w:t>where µ</w:t>
      </w:r>
      <w:proofErr w:type="spellStart"/>
      <w:r w:rsidRPr="00AE1BCF">
        <w:rPr>
          <w:rFonts w:ascii="Times New Roman" w:eastAsia="Times New Roman" w:hAnsi="Times New Roman" w:cs="Times New Roman"/>
          <w:sz w:val="24"/>
          <w:szCs w:val="24"/>
          <w:vertAlign w:val="subscript"/>
        </w:rPr>
        <w:t>i</w:t>
      </w:r>
      <w:proofErr w:type="spellEnd"/>
      <w:r w:rsidRPr="00AE1BCF">
        <w:rPr>
          <w:rFonts w:ascii="Times New Roman" w:eastAsia="Times New Roman" w:hAnsi="Times New Roman" w:cs="Times New Roman"/>
          <w:sz w:val="24"/>
          <w:szCs w:val="24"/>
        </w:rPr>
        <w:t xml:space="preserve"> is the mean phenotypic value of species </w:t>
      </w:r>
      <w:proofErr w:type="spellStart"/>
      <w:r w:rsidRPr="00AE1BCF">
        <w:rPr>
          <w:rFonts w:ascii="Times New Roman" w:eastAsia="Times New Roman" w:hAnsi="Times New Roman" w:cs="Times New Roman"/>
          <w:i/>
          <w:iCs/>
          <w:sz w:val="24"/>
          <w:szCs w:val="24"/>
        </w:rPr>
        <w:t>i</w:t>
      </w:r>
      <w:proofErr w:type="spellEnd"/>
      <w:r w:rsidRPr="00AE1BCF">
        <w:rPr>
          <w:rFonts w:ascii="Times New Roman" w:eastAsia="Times New Roman" w:hAnsi="Times New Roman" w:cs="Times New Roman"/>
          <w:sz w:val="24"/>
          <w:szCs w:val="24"/>
        </w:rPr>
        <w:t xml:space="preserve"> and </w:t>
      </w:r>
      <w:r w:rsidRPr="00AE1BCF">
        <w:rPr>
          <w:rFonts w:ascii="Times New Roman" w:eastAsia="Times New Roman" w:hAnsi="Times New Roman" w:cs="Times New Roman"/>
          <w:i/>
          <w:iCs/>
          <w:sz w:val="24"/>
          <w:szCs w:val="24"/>
        </w:rPr>
        <w:t>h</w:t>
      </w:r>
      <w:r w:rsidRPr="00AE1BCF">
        <w:rPr>
          <w:rFonts w:ascii="Times New Roman" w:eastAsia="Times New Roman" w:hAnsi="Times New Roman" w:cs="Times New Roman"/>
          <w:i/>
          <w:iCs/>
          <w:sz w:val="24"/>
          <w:szCs w:val="24"/>
          <w:vertAlign w:val="subscript"/>
        </w:rPr>
        <w:t>i</w:t>
      </w:r>
      <w:r w:rsidRPr="00AE1BCF">
        <w:rPr>
          <w:rFonts w:ascii="Times New Roman" w:eastAsia="Times New Roman" w:hAnsi="Times New Roman" w:cs="Times New Roman"/>
          <w:i/>
          <w:iCs/>
          <w:sz w:val="24"/>
          <w:szCs w:val="24"/>
        </w:rPr>
        <w:t xml:space="preserve"> </w:t>
      </w:r>
      <w:r w:rsidRPr="00AE1BCF">
        <w:rPr>
          <w:rFonts w:ascii="Times New Roman" w:eastAsia="Times New Roman" w:hAnsi="Times New Roman" w:cs="Times New Roman"/>
          <w:sz w:val="24"/>
          <w:szCs w:val="24"/>
        </w:rPr>
        <w:t xml:space="preserve">is the heritability of the trait. Heritability values are assumed to be constant for all the species. </w:t>
      </w:r>
    </w:p>
    <w:p w14:paraId="2ED50B1A" w14:textId="77777777" w:rsidR="00AE1BCF" w:rsidRPr="00AE1BCF" w:rsidRDefault="00AE1BCF" w:rsidP="00AE1BCF">
      <w:pPr>
        <w:spacing w:line="240" w:lineRule="auto"/>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7526"/>
        <w:gridCol w:w="960"/>
      </w:tblGrid>
      <w:tr w:rsidR="00AE1BCF" w:rsidRPr="00AE1BCF" w14:paraId="2BE34155" w14:textId="77777777" w:rsidTr="00D51B81">
        <w:tc>
          <w:tcPr>
            <w:tcW w:w="562" w:type="dxa"/>
          </w:tcPr>
          <w:p w14:paraId="3E17A40F" w14:textId="77777777" w:rsidR="00AE1BCF" w:rsidRPr="00AE1BCF" w:rsidRDefault="00AE1BCF" w:rsidP="00D51B81">
            <w:pPr>
              <w:jc w:val="center"/>
              <w:rPr>
                <w:rFonts w:ascii="Times New Roman" w:eastAsia="Cambria Math" w:hAnsi="Times New Roman" w:cs="Times New Roman"/>
                <w:sz w:val="24"/>
                <w:szCs w:val="24"/>
              </w:rPr>
            </w:pPr>
          </w:p>
        </w:tc>
        <w:tc>
          <w:tcPr>
            <w:tcW w:w="7797" w:type="dxa"/>
          </w:tcPr>
          <w:p w14:paraId="2BFDB575" w14:textId="77777777" w:rsidR="00AE1BCF" w:rsidRPr="00AE1BCF" w:rsidRDefault="0014568A" w:rsidP="00D51B81">
            <w:pPr>
              <w:jc w:val="center"/>
              <w:rPr>
                <w:rFonts w:ascii="Times New Roman" w:eastAsia="Cambria Math" w:hAnsi="Times New Roman" w:cs="Times New Roman"/>
                <w:sz w:val="24"/>
                <w:szCs w:val="28"/>
              </w:rPr>
            </w:pPr>
            <m:oMathPara>
              <m:oMath>
                <m:sSub>
                  <m:sSubPr>
                    <m:ctrlPr>
                      <w:rPr>
                        <w:rFonts w:ascii="Cambria Math" w:hAnsi="Cambria Math" w:cs="Times New Roman"/>
                        <w:sz w:val="24"/>
                        <w:szCs w:val="28"/>
                      </w:rPr>
                    </m:ctrlPr>
                  </m:sSubPr>
                  <m:e>
                    <m:sSub>
                      <m:sSubPr>
                        <m:ctrlPr>
                          <w:rPr>
                            <w:rFonts w:ascii="Cambria Math" w:hAnsi="Cambria Math" w:cs="Times New Roman"/>
                            <w:i/>
                            <w:sz w:val="24"/>
                            <w:szCs w:val="28"/>
                          </w:rPr>
                        </m:ctrlPr>
                      </m:sSubPr>
                      <m:e>
                        <m:r>
                          <w:rPr>
                            <w:rFonts w:ascii="Cambria Math" w:hAnsi="Cambria Math" w:cs="Times New Roman"/>
                            <w:sz w:val="24"/>
                            <w:szCs w:val="28"/>
                          </w:rPr>
                          <m:t>β</m:t>
                        </m:r>
                      </m:e>
                      <m:sub>
                        <m:r>
                          <w:rPr>
                            <w:rFonts w:ascii="Cambria Math" w:hAnsi="Cambria Math" w:cs="Times New Roman"/>
                            <w:sz w:val="24"/>
                            <w:szCs w:val="28"/>
                          </w:rPr>
                          <m:t>i</m:t>
                        </m:r>
                      </m:sub>
                    </m:sSub>
                    <m:r>
                      <w:rPr>
                        <w:rFonts w:ascii="Cambria Math" w:hAnsi="Cambria Math" w:cs="Times New Roman"/>
                        <w:sz w:val="24"/>
                        <w:szCs w:val="28"/>
                      </w:rPr>
                      <m:t>=</m:t>
                    </m:r>
                    <m:nary>
                      <m:naryPr>
                        <m:limLoc m:val="undOvr"/>
                        <m:subHide m:val="1"/>
                        <m:supHide m:val="1"/>
                        <m:ctrlPr>
                          <w:rPr>
                            <w:rFonts w:ascii="Cambria Math" w:hAnsi="Cambria Math" w:cs="Times New Roman"/>
                            <w:i/>
                            <w:sz w:val="24"/>
                            <w:szCs w:val="28"/>
                          </w:rPr>
                        </m:ctrlPr>
                      </m:naryPr>
                      <m:sub/>
                      <m:sup/>
                      <m:e>
                        <m:nary>
                          <m:naryPr>
                            <m:limLoc m:val="undOvr"/>
                            <m:subHide m:val="1"/>
                            <m:supHide m:val="1"/>
                            <m:ctrlPr>
                              <w:rPr>
                                <w:rFonts w:ascii="Cambria Math" w:hAnsi="Cambria Math" w:cs="Times New Roman"/>
                                <w:i/>
                                <w:sz w:val="24"/>
                                <w:szCs w:val="28"/>
                              </w:rPr>
                            </m:ctrlPr>
                          </m:naryPr>
                          <m:sub/>
                          <m:sup/>
                          <m:e>
                            <m:d>
                              <m:dPr>
                                <m:ctrlPr>
                                  <w:rPr>
                                    <w:rFonts w:ascii="Cambria Math" w:hAnsi="Cambria Math" w:cs="Times New Roman"/>
                                    <w:sz w:val="24"/>
                                    <w:szCs w:val="28"/>
                                  </w:rPr>
                                </m:ctrlPr>
                              </m:dPr>
                              <m:e>
                                <m:r>
                                  <w:rPr>
                                    <w:rFonts w:ascii="Cambria Math" w:hAnsi="Cambria Math" w:cs="Times New Roman"/>
                                    <w:sz w:val="24"/>
                                    <w:szCs w:val="28"/>
                                  </w:rPr>
                                  <m:t>z-</m:t>
                                </m:r>
                                <m:sSub>
                                  <m:sSubPr>
                                    <m:ctrlPr>
                                      <w:rPr>
                                        <w:rFonts w:ascii="Cambria Math" w:hAnsi="Cambria Math" w:cs="Times New Roman"/>
                                        <w:sz w:val="24"/>
                                        <w:szCs w:val="28"/>
                                      </w:rPr>
                                    </m:ctrlPr>
                                  </m:sSubPr>
                                  <m:e>
                                    <m:r>
                                      <w:rPr>
                                        <w:rFonts w:ascii="Cambria Math" w:hAnsi="Cambria Math" w:cs="Times New Roman"/>
                                        <w:sz w:val="24"/>
                                        <w:szCs w:val="28"/>
                                      </w:rPr>
                                      <m:t>µ</m:t>
                                    </m:r>
                                  </m:e>
                                  <m:sub>
                                    <m:r>
                                      <w:rPr>
                                        <w:rFonts w:ascii="Cambria Math" w:hAnsi="Cambria Math" w:cs="Times New Roman"/>
                                        <w:sz w:val="24"/>
                                        <w:szCs w:val="28"/>
                                      </w:rPr>
                                      <m:t>i</m:t>
                                    </m:r>
                                  </m:sub>
                                </m:sSub>
                              </m:e>
                            </m:d>
                          </m:e>
                        </m:nary>
                      </m:e>
                    </m:nary>
                    <m:r>
                      <w:rPr>
                        <w:rFonts w:ascii="Cambria Math" w:hAnsi="Cambria Math" w:cs="Times New Roman"/>
                        <w:sz w:val="24"/>
                        <w:szCs w:val="28"/>
                      </w:rPr>
                      <m:t>α</m:t>
                    </m:r>
                    <m:d>
                      <m:dPr>
                        <m:ctrlPr>
                          <w:rPr>
                            <w:rFonts w:ascii="Cambria Math" w:hAnsi="Cambria Math" w:cs="Times New Roman"/>
                            <w:sz w:val="24"/>
                            <w:szCs w:val="28"/>
                          </w:rPr>
                        </m:ctrlPr>
                      </m:dPr>
                      <m:e>
                        <m:r>
                          <w:rPr>
                            <w:rFonts w:ascii="Cambria Math" w:hAnsi="Cambria Math" w:cs="Times New Roman"/>
                            <w:sz w:val="24"/>
                            <w:szCs w:val="28"/>
                          </w:rPr>
                          <m:t>z,</m:t>
                        </m:r>
                        <m:sSup>
                          <m:sSupPr>
                            <m:ctrlPr>
                              <w:rPr>
                                <w:rFonts w:ascii="Cambria Math" w:hAnsi="Cambria Math" w:cs="Times New Roman"/>
                                <w:sz w:val="24"/>
                                <w:szCs w:val="28"/>
                              </w:rPr>
                            </m:ctrlPr>
                          </m:sSupPr>
                          <m:e>
                            <m:r>
                              <w:rPr>
                                <w:rFonts w:ascii="Cambria Math" w:hAnsi="Cambria Math" w:cs="Times New Roman"/>
                                <w:sz w:val="24"/>
                                <w:szCs w:val="28"/>
                              </w:rPr>
                              <m:t>z</m:t>
                            </m:r>
                          </m:e>
                          <m:sup>
                            <m:r>
                              <w:rPr>
                                <w:rFonts w:ascii="Cambria Math" w:hAnsi="Cambria Math" w:cs="Times New Roman"/>
                                <w:sz w:val="24"/>
                                <w:szCs w:val="28"/>
                              </w:rPr>
                              <m:t>'</m:t>
                            </m:r>
                          </m:sup>
                        </m:sSup>
                      </m:e>
                    </m:d>
                    <m:sSub>
                      <m:sSubPr>
                        <m:ctrlPr>
                          <w:rPr>
                            <w:rFonts w:ascii="Cambria Math" w:hAnsi="Cambria Math" w:cs="Times New Roman"/>
                            <w:sz w:val="24"/>
                            <w:szCs w:val="28"/>
                          </w:rPr>
                        </m:ctrlPr>
                      </m:sSubPr>
                      <m:e>
                        <m:sSub>
                          <m:sSubPr>
                            <m:ctrlPr>
                              <w:rPr>
                                <w:rFonts w:ascii="Cambria Math" w:hAnsi="Cambria Math" w:cs="Times New Roman"/>
                                <w:i/>
                                <w:sz w:val="24"/>
                                <w:szCs w:val="28"/>
                              </w:rPr>
                            </m:ctrlPr>
                          </m:sSubPr>
                          <m:e>
                            <m:r>
                              <w:rPr>
                                <w:rFonts w:ascii="Cambria Math" w:hAnsi="Cambria Math" w:cs="Times New Roman"/>
                                <w:sz w:val="24"/>
                                <w:szCs w:val="28"/>
                              </w:rPr>
                              <m:t>p</m:t>
                            </m:r>
                          </m:e>
                          <m:sub>
                            <m:r>
                              <w:rPr>
                                <w:rFonts w:ascii="Cambria Math" w:hAnsi="Cambria Math" w:cs="Times New Roman"/>
                                <w:sz w:val="24"/>
                                <w:szCs w:val="28"/>
                              </w:rPr>
                              <m:t>i</m:t>
                            </m:r>
                          </m:sub>
                        </m:sSub>
                        <m:d>
                          <m:dPr>
                            <m:ctrlPr>
                              <w:rPr>
                                <w:rFonts w:ascii="Cambria Math" w:hAnsi="Cambria Math" w:cs="Times New Roman"/>
                                <w:i/>
                                <w:sz w:val="24"/>
                                <w:szCs w:val="28"/>
                              </w:rPr>
                            </m:ctrlPr>
                          </m:dPr>
                          <m:e>
                            <m:r>
                              <w:rPr>
                                <w:rFonts w:ascii="Cambria Math" w:hAnsi="Cambria Math" w:cs="Times New Roman"/>
                                <w:sz w:val="24"/>
                                <w:szCs w:val="28"/>
                              </w:rPr>
                              <m:t>z</m:t>
                            </m:r>
                          </m:e>
                        </m:d>
                        <m:r>
                          <w:rPr>
                            <w:rFonts w:ascii="Cambria Math" w:hAnsi="Cambria Math" w:cs="Times New Roman"/>
                            <w:sz w:val="24"/>
                            <w:szCs w:val="28"/>
                          </w:rPr>
                          <m:t>p</m:t>
                        </m:r>
                      </m:e>
                      <m:sub>
                        <m:r>
                          <w:rPr>
                            <w:rFonts w:ascii="Cambria Math" w:hAnsi="Cambria Math" w:cs="Times New Roman"/>
                            <w:sz w:val="24"/>
                            <w:szCs w:val="28"/>
                          </w:rPr>
                          <m:t>j</m:t>
                        </m:r>
                      </m:sub>
                    </m:sSub>
                    <m:d>
                      <m:dPr>
                        <m:ctrlPr>
                          <w:rPr>
                            <w:rFonts w:ascii="Cambria Math" w:hAnsi="Cambria Math" w:cs="Times New Roman"/>
                            <w:sz w:val="24"/>
                            <w:szCs w:val="28"/>
                          </w:rPr>
                        </m:ctrlPr>
                      </m:dPr>
                      <m:e>
                        <m:sSup>
                          <m:sSupPr>
                            <m:ctrlPr>
                              <w:rPr>
                                <w:rFonts w:ascii="Cambria Math" w:hAnsi="Cambria Math" w:cs="Times New Roman"/>
                                <w:sz w:val="24"/>
                                <w:szCs w:val="28"/>
                              </w:rPr>
                            </m:ctrlPr>
                          </m:sSupPr>
                          <m:e>
                            <m:r>
                              <w:rPr>
                                <w:rFonts w:ascii="Cambria Math" w:hAnsi="Cambria Math" w:cs="Times New Roman"/>
                                <w:sz w:val="24"/>
                                <w:szCs w:val="28"/>
                              </w:rPr>
                              <m:t>z</m:t>
                            </m:r>
                          </m:e>
                          <m:sup>
                            <m:r>
                              <w:rPr>
                                <w:rFonts w:ascii="Cambria Math" w:hAnsi="Cambria Math" w:cs="Times New Roman"/>
                                <w:sz w:val="24"/>
                                <w:szCs w:val="28"/>
                              </w:rPr>
                              <m:t>'</m:t>
                            </m:r>
                          </m:sup>
                        </m:sSup>
                      </m:e>
                    </m:d>
                    <m:r>
                      <w:rPr>
                        <w:rFonts w:ascii="Cambria Math" w:hAnsi="Cambria Math" w:cs="Times New Roman"/>
                        <w:sz w:val="24"/>
                        <w:szCs w:val="28"/>
                      </w:rPr>
                      <m:t>dzdz',</m:t>
                    </m:r>
                  </m:e>
                  <m:sub/>
                </m:sSub>
              </m:oMath>
            </m:oMathPara>
          </w:p>
        </w:tc>
        <w:tc>
          <w:tcPr>
            <w:tcW w:w="991" w:type="dxa"/>
          </w:tcPr>
          <w:p w14:paraId="3F271375" w14:textId="77777777" w:rsidR="00AE1BCF" w:rsidRPr="00AE1BCF" w:rsidRDefault="00AE1BCF" w:rsidP="00D51B81">
            <w:pPr>
              <w:pStyle w:val="Caption"/>
              <w:jc w:val="right"/>
              <w:rPr>
                <w:rFonts w:ascii="Times New Roman" w:hAnsi="Times New Roman" w:cs="Times New Roman"/>
              </w:rPr>
            </w:pPr>
            <w:r w:rsidRPr="00AE1BCF">
              <w:rPr>
                <w:rFonts w:ascii="Times New Roman" w:hAnsi="Times New Roman" w:cs="Times New Roman"/>
              </w:rPr>
              <w:t>(6)</w:t>
            </w:r>
          </w:p>
          <w:p w14:paraId="5922540E" w14:textId="77777777" w:rsidR="00AE1BCF" w:rsidRPr="00AE1BCF" w:rsidRDefault="00AE1BCF" w:rsidP="00D51B81">
            <w:pPr>
              <w:pStyle w:val="Caption"/>
              <w:jc w:val="center"/>
              <w:rPr>
                <w:rFonts w:ascii="Times New Roman" w:eastAsia="Cambria Math" w:hAnsi="Times New Roman" w:cs="Times New Roman"/>
              </w:rPr>
            </w:pPr>
          </w:p>
          <w:p w14:paraId="14FF9426" w14:textId="77777777" w:rsidR="00AE1BCF" w:rsidRPr="00AE1BCF" w:rsidRDefault="00AE1BCF" w:rsidP="00D51B81">
            <w:pPr>
              <w:keepNext/>
              <w:jc w:val="center"/>
              <w:rPr>
                <w:rFonts w:ascii="Times New Roman" w:eastAsia="Cambria Math" w:hAnsi="Times New Roman" w:cs="Times New Roman"/>
                <w:sz w:val="24"/>
                <w:szCs w:val="24"/>
              </w:rPr>
            </w:pPr>
          </w:p>
        </w:tc>
      </w:tr>
    </w:tbl>
    <w:p w14:paraId="484E3750" w14:textId="74B2E802" w:rsidR="00AE1BCF" w:rsidRPr="00AE1BCF" w:rsidRDefault="00AE1BCF" w:rsidP="00AE1BCF">
      <w:pPr>
        <w:spacing w:line="240" w:lineRule="auto"/>
        <w:rPr>
          <w:rFonts w:ascii="Times New Roman" w:eastAsia="Times New Roman" w:hAnsi="Times New Roman" w:cs="Times New Roman"/>
          <w:sz w:val="24"/>
          <w:szCs w:val="24"/>
        </w:rPr>
      </w:pPr>
      <w:r w:rsidRPr="00AE1BCF">
        <w:rPr>
          <w:rFonts w:ascii="Times New Roman" w:eastAsia="Times New Roman" w:hAnsi="Times New Roman" w:cs="Times New Roman"/>
          <w:sz w:val="24"/>
          <w:szCs w:val="24"/>
        </w:rPr>
        <w:t>Note that the double integral term (</w:t>
      </w:r>
      <w:r w:rsidR="005E4D34">
        <w:rPr>
          <w:rFonts w:ascii="Times New Roman" w:eastAsia="Times New Roman" w:hAnsi="Times New Roman" w:cs="Times New Roman"/>
          <w:sz w:val="24"/>
          <w:szCs w:val="24"/>
        </w:rPr>
        <w:t xml:space="preserve">expression </w:t>
      </w:r>
      <w:r w:rsidRPr="00AE1BCF">
        <w:rPr>
          <w:rFonts w:ascii="Times New Roman" w:eastAsia="Times New Roman" w:hAnsi="Times New Roman" w:cs="Times New Roman"/>
          <w:sz w:val="24"/>
          <w:szCs w:val="24"/>
        </w:rPr>
        <w:t xml:space="preserve">6) in the eq.5 denotes the per capita effect of pairwise competition on the directionality and the strength of trait evolution. It depends on the competition kernel as well as phenotypic distributions </w:t>
      </w:r>
      <w:r w:rsidR="005E4D34">
        <w:rPr>
          <w:rFonts w:ascii="Times New Roman" w:eastAsia="Times New Roman" w:hAnsi="Times New Roman" w:cs="Times New Roman"/>
          <w:sz w:val="24"/>
          <w:szCs w:val="24"/>
        </w:rPr>
        <w:t>within</w:t>
      </w:r>
      <w:r w:rsidRPr="00AE1BCF">
        <w:rPr>
          <w:rFonts w:ascii="Times New Roman" w:eastAsia="Times New Roman" w:hAnsi="Times New Roman" w:cs="Times New Roman"/>
          <w:sz w:val="24"/>
          <w:szCs w:val="24"/>
        </w:rPr>
        <w:t xml:space="preserve"> the species. We further </w:t>
      </w:r>
      <w:proofErr w:type="spellStart"/>
      <w:r w:rsidRPr="00AE1BCF">
        <w:rPr>
          <w:rFonts w:ascii="Times New Roman" w:eastAsia="Times New Roman" w:hAnsi="Times New Roman" w:cs="Times New Roman"/>
          <w:sz w:val="24"/>
          <w:szCs w:val="24"/>
        </w:rPr>
        <w:t>analyze</w:t>
      </w:r>
      <w:proofErr w:type="spellEnd"/>
      <w:r w:rsidRPr="00AE1BCF">
        <w:rPr>
          <w:rFonts w:ascii="Times New Roman" w:eastAsia="Times New Roman" w:hAnsi="Times New Roman" w:cs="Times New Roman"/>
          <w:sz w:val="24"/>
          <w:szCs w:val="24"/>
        </w:rPr>
        <w:t xml:space="preserve"> the properties of this term as it is crucial in determining the theoretical conditions under which trait divergence trends may be observed.  </w:t>
      </w:r>
    </w:p>
    <w:p w14:paraId="7BACE54E" w14:textId="09031AFB" w:rsidR="00AE1BCF" w:rsidRPr="00AE1BCF" w:rsidRDefault="00AE1BCF" w:rsidP="00AE1BCF">
      <w:pPr>
        <w:spacing w:line="240" w:lineRule="auto"/>
        <w:rPr>
          <w:rFonts w:ascii="Times New Roman" w:eastAsia="Times New Roman" w:hAnsi="Times New Roman" w:cs="Times New Roman"/>
          <w:sz w:val="24"/>
          <w:szCs w:val="24"/>
        </w:rPr>
      </w:pPr>
      <w:r w:rsidRPr="00AE1BCF">
        <w:rPr>
          <w:rFonts w:ascii="Times New Roman" w:eastAsia="Times New Roman" w:hAnsi="Times New Roman" w:cs="Times New Roman"/>
          <w:sz w:val="24"/>
          <w:szCs w:val="24"/>
        </w:rPr>
        <w:t xml:space="preserve">The inheritance process is described using two different models of quantitative genetics. </w:t>
      </w:r>
      <w:r w:rsidR="00174048">
        <w:rPr>
          <w:rFonts w:ascii="Times New Roman" w:eastAsia="Times New Roman" w:hAnsi="Times New Roman" w:cs="Times New Roman"/>
          <w:sz w:val="24"/>
          <w:szCs w:val="24"/>
        </w:rPr>
        <w:t>First</w:t>
      </w:r>
      <w:r w:rsidRPr="00AE1BCF">
        <w:rPr>
          <w:rFonts w:ascii="Times New Roman" w:eastAsia="Times New Roman" w:hAnsi="Times New Roman" w:cs="Times New Roman"/>
          <w:sz w:val="24"/>
          <w:szCs w:val="24"/>
        </w:rPr>
        <w:t xml:space="preserve">, the quantitative genetic limit (QGL) model assumes that the trait is determined by large </w:t>
      </w:r>
      <w:r w:rsidRPr="00AE1BCF">
        <w:rPr>
          <w:rFonts w:ascii="Times New Roman" w:eastAsia="Times New Roman" w:hAnsi="Times New Roman" w:cs="Times New Roman"/>
          <w:sz w:val="24"/>
          <w:szCs w:val="24"/>
        </w:rPr>
        <w:lastRenderedPageBreak/>
        <w:t xml:space="preserve">number of independent loci which contribute infinitesimally towards the </w:t>
      </w:r>
      <w:r w:rsidR="00174048">
        <w:rPr>
          <w:rFonts w:ascii="Times New Roman" w:eastAsia="Times New Roman" w:hAnsi="Times New Roman" w:cs="Times New Roman"/>
          <w:sz w:val="24"/>
          <w:szCs w:val="24"/>
        </w:rPr>
        <w:t xml:space="preserve">individual’s </w:t>
      </w:r>
      <w:r w:rsidRPr="00AE1BCF">
        <w:rPr>
          <w:rFonts w:ascii="Times New Roman" w:eastAsia="Times New Roman" w:hAnsi="Times New Roman" w:cs="Times New Roman"/>
          <w:sz w:val="24"/>
          <w:szCs w:val="24"/>
        </w:rPr>
        <w:t xml:space="preserve">phenotypic value. It also states that the </w:t>
      </w:r>
      <w:r w:rsidR="00174048" w:rsidRPr="00AE1BCF">
        <w:rPr>
          <w:rFonts w:ascii="Times New Roman" w:eastAsia="Times New Roman" w:hAnsi="Times New Roman" w:cs="Times New Roman"/>
          <w:sz w:val="24"/>
          <w:szCs w:val="24"/>
        </w:rPr>
        <w:t>phenotyp</w:t>
      </w:r>
      <w:r w:rsidR="00174048">
        <w:rPr>
          <w:rFonts w:ascii="Times New Roman" w:eastAsia="Times New Roman" w:hAnsi="Times New Roman" w:cs="Times New Roman"/>
          <w:sz w:val="24"/>
          <w:szCs w:val="24"/>
        </w:rPr>
        <w:t>es of a population</w:t>
      </w:r>
      <w:r w:rsidR="00174048" w:rsidRPr="00AE1BCF">
        <w:rPr>
          <w:rFonts w:ascii="Times New Roman" w:eastAsia="Times New Roman" w:hAnsi="Times New Roman" w:cs="Times New Roman"/>
          <w:sz w:val="24"/>
          <w:szCs w:val="24"/>
        </w:rPr>
        <w:t xml:space="preserve"> </w:t>
      </w:r>
      <w:r w:rsidRPr="00AE1BCF">
        <w:rPr>
          <w:rFonts w:ascii="Times New Roman" w:eastAsia="Times New Roman" w:hAnsi="Times New Roman" w:cs="Times New Roman"/>
          <w:sz w:val="24"/>
          <w:szCs w:val="24"/>
        </w:rPr>
        <w:t>remain normally distributed during trait evolution under selection</w:t>
      </w:r>
      <w:r w:rsidR="00174048">
        <w:rPr>
          <w:rFonts w:ascii="Times New Roman" w:eastAsia="Times New Roman" w:hAnsi="Times New Roman" w:cs="Times New Roman"/>
          <w:sz w:val="24"/>
          <w:szCs w:val="24"/>
        </w:rPr>
        <w:t>,</w:t>
      </w:r>
      <w:r w:rsidRPr="00AE1BCF">
        <w:rPr>
          <w:rFonts w:ascii="Times New Roman" w:eastAsia="Times New Roman" w:hAnsi="Times New Roman" w:cs="Times New Roman"/>
          <w:sz w:val="24"/>
          <w:szCs w:val="24"/>
        </w:rPr>
        <w:t xml:space="preserve"> and </w:t>
      </w:r>
      <w:r w:rsidR="00174048">
        <w:rPr>
          <w:rFonts w:ascii="Times New Roman" w:eastAsia="Times New Roman" w:hAnsi="Times New Roman" w:cs="Times New Roman"/>
          <w:sz w:val="24"/>
          <w:szCs w:val="24"/>
        </w:rPr>
        <w:t xml:space="preserve">that </w:t>
      </w:r>
      <w:r w:rsidR="0015672B">
        <w:rPr>
          <w:rFonts w:ascii="Times New Roman" w:eastAsia="Times New Roman" w:hAnsi="Times New Roman" w:cs="Times New Roman"/>
          <w:sz w:val="24"/>
          <w:szCs w:val="24"/>
        </w:rPr>
        <w:t xml:space="preserve">the </w:t>
      </w:r>
      <w:r w:rsidRPr="00AE1BCF">
        <w:rPr>
          <w:rFonts w:ascii="Times New Roman" w:eastAsia="Times New Roman" w:hAnsi="Times New Roman" w:cs="Times New Roman"/>
          <w:sz w:val="24"/>
          <w:szCs w:val="24"/>
        </w:rPr>
        <w:t xml:space="preserve">variance </w:t>
      </w:r>
      <w:r w:rsidR="0015672B">
        <w:rPr>
          <w:rFonts w:ascii="Times New Roman" w:eastAsia="Times New Roman" w:hAnsi="Times New Roman" w:cs="Times New Roman"/>
          <w:sz w:val="24"/>
          <w:szCs w:val="24"/>
        </w:rPr>
        <w:t xml:space="preserve">of this distribution </w:t>
      </w:r>
      <w:r w:rsidRPr="00AE1BCF">
        <w:rPr>
          <w:rFonts w:ascii="Times New Roman" w:eastAsia="Times New Roman" w:hAnsi="Times New Roman" w:cs="Times New Roman"/>
          <w:sz w:val="24"/>
          <w:szCs w:val="24"/>
        </w:rPr>
        <w:t xml:space="preserve">changes very little in response to selection. </w:t>
      </w:r>
    </w:p>
    <w:p w14:paraId="32E5DB18" w14:textId="6049FA8E" w:rsidR="00AE1BCF" w:rsidRPr="00AE1BCF" w:rsidRDefault="00AE1BCF" w:rsidP="00AE1BCF">
      <w:pPr>
        <w:spacing w:line="240" w:lineRule="auto"/>
        <w:rPr>
          <w:rFonts w:ascii="Times New Roman" w:eastAsia="Times New Roman" w:hAnsi="Times New Roman" w:cs="Times New Roman"/>
          <w:sz w:val="24"/>
          <w:szCs w:val="24"/>
        </w:rPr>
      </w:pPr>
      <w:r w:rsidRPr="00AE1BCF">
        <w:rPr>
          <w:rFonts w:ascii="Times New Roman" w:eastAsia="Times New Roman" w:hAnsi="Times New Roman" w:cs="Times New Roman"/>
          <w:sz w:val="24"/>
          <w:szCs w:val="24"/>
        </w:rPr>
        <w:t xml:space="preserve">The second model, </w:t>
      </w:r>
      <w:proofErr w:type="spellStart"/>
      <w:r w:rsidRPr="00AE1BCF">
        <w:rPr>
          <w:rFonts w:ascii="Times New Roman" w:eastAsia="Times New Roman" w:hAnsi="Times New Roman" w:cs="Times New Roman"/>
          <w:sz w:val="24"/>
          <w:szCs w:val="24"/>
        </w:rPr>
        <w:t>Shpak-Kondrashov</w:t>
      </w:r>
      <w:proofErr w:type="spellEnd"/>
      <w:r w:rsidRPr="00AE1BCF">
        <w:rPr>
          <w:rFonts w:ascii="Times New Roman" w:eastAsia="Times New Roman" w:hAnsi="Times New Roman" w:cs="Times New Roman"/>
          <w:sz w:val="24"/>
          <w:szCs w:val="24"/>
        </w:rPr>
        <w:t xml:space="preserve"> (SK) model, assumes that the trait is governed by a limited number of loci which contribute additively to </w:t>
      </w:r>
      <w:r w:rsidR="0015672B">
        <w:rPr>
          <w:rFonts w:ascii="Times New Roman" w:eastAsia="Times New Roman" w:hAnsi="Times New Roman" w:cs="Times New Roman"/>
          <w:sz w:val="24"/>
          <w:szCs w:val="24"/>
        </w:rPr>
        <w:t xml:space="preserve">the </w:t>
      </w:r>
      <w:r w:rsidRPr="00AE1BCF">
        <w:rPr>
          <w:rFonts w:ascii="Times New Roman" w:eastAsia="Times New Roman" w:hAnsi="Times New Roman" w:cs="Times New Roman"/>
          <w:sz w:val="24"/>
          <w:szCs w:val="24"/>
        </w:rPr>
        <w:t>phenotypic value</w:t>
      </w:r>
      <w:r w:rsidR="0015672B">
        <w:rPr>
          <w:rFonts w:ascii="Times New Roman" w:eastAsia="Times New Roman" w:hAnsi="Times New Roman" w:cs="Times New Roman"/>
          <w:sz w:val="24"/>
          <w:szCs w:val="24"/>
        </w:rPr>
        <w:t xml:space="preserve"> of an individual</w:t>
      </w:r>
      <w:r w:rsidRPr="00AE1BCF">
        <w:rPr>
          <w:rFonts w:ascii="Times New Roman" w:eastAsia="Times New Roman" w:hAnsi="Times New Roman" w:cs="Times New Roman"/>
          <w:sz w:val="24"/>
          <w:szCs w:val="24"/>
        </w:rPr>
        <w:t xml:space="preserve">. Phenotypic distribution of offspring from parents with two phenotypes follows an approximate hypergeometric distribution and thus allows the trait distributions to vary in its shape, mean and variance in response to selection and reproduction. In the absence of selection </w:t>
      </w:r>
      <w:proofErr w:type="spellStart"/>
      <w:r w:rsidRPr="00AE1BCF">
        <w:rPr>
          <w:rFonts w:ascii="Times New Roman" w:eastAsia="Times New Roman" w:hAnsi="Times New Roman" w:cs="Times New Roman"/>
          <w:sz w:val="24"/>
          <w:szCs w:val="24"/>
        </w:rPr>
        <w:t>pressure,any</w:t>
      </w:r>
      <w:proofErr w:type="spellEnd"/>
      <w:r w:rsidRPr="00AE1BCF">
        <w:rPr>
          <w:rFonts w:ascii="Times New Roman" w:eastAsia="Times New Roman" w:hAnsi="Times New Roman" w:cs="Times New Roman"/>
          <w:sz w:val="24"/>
          <w:szCs w:val="24"/>
        </w:rPr>
        <w:t xml:space="preserve"> arbitrary phenotypic distribution eventually converges to Normal distribution </w:t>
      </w:r>
      <w:r w:rsidR="0015672B">
        <w:rPr>
          <w:rFonts w:ascii="Times New Roman" w:eastAsia="Times New Roman" w:hAnsi="Times New Roman" w:cs="Times New Roman"/>
          <w:sz w:val="24"/>
          <w:szCs w:val="24"/>
        </w:rPr>
        <w:t>under</w:t>
      </w:r>
      <w:r w:rsidR="0015672B" w:rsidRPr="00AE1BCF">
        <w:rPr>
          <w:rFonts w:ascii="Times New Roman" w:eastAsia="Times New Roman" w:hAnsi="Times New Roman" w:cs="Times New Roman"/>
          <w:sz w:val="24"/>
          <w:szCs w:val="24"/>
        </w:rPr>
        <w:t xml:space="preserve"> </w:t>
      </w:r>
      <w:r w:rsidRPr="00AE1BCF">
        <w:rPr>
          <w:rFonts w:ascii="Times New Roman" w:eastAsia="Times New Roman" w:hAnsi="Times New Roman" w:cs="Times New Roman"/>
          <w:sz w:val="24"/>
          <w:szCs w:val="24"/>
        </w:rPr>
        <w:t xml:space="preserve">random mating </w:t>
      </w:r>
      <w:r w:rsidRPr="00AE1BCF">
        <w:rPr>
          <w:rFonts w:ascii="Times New Roman" w:eastAsia="Times New Roman" w:hAnsi="Times New Roman" w:cs="Times New Roman"/>
          <w:sz w:val="24"/>
          <w:szCs w:val="24"/>
        </w:rPr>
        <w:fldChar w:fldCharType="begin" w:fldLock="1"/>
      </w:r>
      <w:r w:rsidR="00D51B81">
        <w:rPr>
          <w:rFonts w:ascii="Times New Roman" w:eastAsia="Times New Roman" w:hAnsi="Times New Roman" w:cs="Times New Roman"/>
          <w:sz w:val="24"/>
          <w:szCs w:val="24"/>
        </w:rPr>
        <w:instrText>ADDIN CSL_CITATION {"citationItems":[{"id":"ITEM-1","itemData":{"DOI":"10.1111/j.1558-5646.1999.tb03794.x","ISSN":"00143820","abstract":"We show that the phenotypic hypergeometric model of a quantitative trait can exactly describe both haploid and diploid populations. The condition necessary for this is equiprobability of genotypes within each phenotype. This requires equal allele frequencies across the loci, which may be the case when the population is under disruptive selection.","author":[{"dropping-particle":"","family":"Shpak","given":"Max","non-dropping-particle":"","parse-names":false,"suffix":""},{"dropping-particle":"","family":"Kondrashov","given":"Alexey S.","non-dropping-particle":"","parse-names":false,"suffix":""}],"container-title":"Evolution","id":"ITEM-1","issue":"2","issued":{"date-parts":[["1999"]]},"page":"600-604","title":"Applicability of the hypergeometric phenotypic model to haploid and diploid populations","type":"article-journal","volume":"53"},"uris":["http://www.mendeley.com/documents/?uuid=019708d9-0ea2-4b1d-b9b9-d860c38de9a8"]},{"id":"ITEM-2","itemData":{"DOI":"10.1111/j.1600-0706.2008.16736.x","ISSN":"00301299","abstract":"We analyzed the role of niche usage flexibility (i.e. niche width) in promoting species coexistence in competitive communities in a one-dimensional niche space. We included two types of stochasticity, namely, a random sampling effect of community founding and environmental fluctuation. Fluctuation was further divided into two categories: niche-independent fluctuation (synchronized over the niche space) and niche-dependent fluctuation (variable among individual niche positions). In the analysis, two types of genetic and inheritance systems of individual niche position were considered, i.e. sexual reproduction with multiple loci and asexual reproduction with phenotypic plasticity. We found that niche usage flexibility promoted species diversity only under restricted situations when the environment was constant, but it generally promoted diversity when the environment fluctuated. In particular, under niche-independent fluctuation, niche usage flexibility significantly enhanced species diversity. In contrast, the analysis also predicted that when niche flexibility was constant, species diversity decreased with increasing environmental correlation between neighboring niches. © 2008 The Authors.","author":[{"dropping-particle":"","family":"Yamauchi","given":"Atsushi","non-dropping-particle":"","parse-names":false,"suffix":""},{"dropping-particle":"","family":"Miki","given":"Takeshi","non-dropping-particle":"","parse-names":false,"suffix":""}],"container-title":"Oikos","id":"ITEM-2","issue":"1","issued":{"date-parts":[["2009"]]},"page":"55-66","title":"Intraspecific niche flexibility facilitates species coexistence in a competitive community with a fluctuating environment","type":"article-journal","volume":"118"},"uris":["http://www.mendeley.com/documents/?uuid=55947e19-349e-4c9d-b866-01f25da486b3"]}],"mendeley":{"formattedCitation":"(Shpak and Kondrashov 1999; Yamauchi and Miki 2009)","plainTextFormattedCitation":"(Shpak and Kondrashov 1999; Yamauchi and Miki 2009)","previouslyFormattedCitation":"(Shpak and Kondrashov 1999; Yamauchi and Miki 2009)"},"properties":{"noteIndex":0},"schema":"https://github.com/citation-style-language/schema/raw/master/csl-citation.json"}</w:instrText>
      </w:r>
      <w:r w:rsidRPr="00AE1BCF">
        <w:rPr>
          <w:rFonts w:ascii="Times New Roman" w:eastAsia="Times New Roman" w:hAnsi="Times New Roman" w:cs="Times New Roman"/>
          <w:sz w:val="24"/>
          <w:szCs w:val="24"/>
        </w:rPr>
        <w:fldChar w:fldCharType="separate"/>
      </w:r>
      <w:r w:rsidRPr="00AE1BCF">
        <w:rPr>
          <w:rFonts w:ascii="Times New Roman" w:eastAsia="Times New Roman" w:hAnsi="Times New Roman" w:cs="Times New Roman"/>
          <w:noProof/>
          <w:sz w:val="24"/>
          <w:szCs w:val="24"/>
        </w:rPr>
        <w:t>(Shpak and Kondrashov 1999; Yamauchi and Miki 2009)</w:t>
      </w:r>
      <w:r w:rsidRPr="00AE1BCF">
        <w:rPr>
          <w:rFonts w:ascii="Times New Roman" w:eastAsia="Times New Roman" w:hAnsi="Times New Roman" w:cs="Times New Roman"/>
          <w:sz w:val="24"/>
          <w:szCs w:val="24"/>
        </w:rPr>
        <w:fldChar w:fldCharType="end"/>
      </w:r>
      <w:r w:rsidRPr="00AE1BCF">
        <w:rPr>
          <w:rFonts w:ascii="Times New Roman" w:eastAsia="Times New Roman" w:hAnsi="Times New Roman" w:cs="Times New Roman"/>
          <w:sz w:val="24"/>
          <w:szCs w:val="24"/>
        </w:rPr>
        <w:t xml:space="preserve">. Traits </w:t>
      </w:r>
      <w:r w:rsidR="0015672B">
        <w:rPr>
          <w:rFonts w:ascii="Times New Roman" w:eastAsia="Times New Roman" w:hAnsi="Times New Roman" w:cs="Times New Roman"/>
          <w:sz w:val="24"/>
          <w:szCs w:val="24"/>
        </w:rPr>
        <w:t>determined by</w:t>
      </w:r>
      <w:r w:rsidR="0015672B" w:rsidRPr="00AE1BCF">
        <w:rPr>
          <w:rFonts w:ascii="Times New Roman" w:eastAsia="Times New Roman" w:hAnsi="Times New Roman" w:cs="Times New Roman"/>
          <w:sz w:val="24"/>
          <w:szCs w:val="24"/>
        </w:rPr>
        <w:t xml:space="preserve"> </w:t>
      </w:r>
      <w:r w:rsidRPr="00AE1BCF">
        <w:rPr>
          <w:rFonts w:ascii="Times New Roman" w:eastAsia="Times New Roman" w:hAnsi="Times New Roman" w:cs="Times New Roman"/>
          <w:sz w:val="24"/>
          <w:szCs w:val="24"/>
        </w:rPr>
        <w:t>higher number of loci reach the normal distribution faster. Thus, QGL model, which assumes that large number of loci govern the functional trait, effectively represents one extreme of the SK model in the absence of selection.</w:t>
      </w:r>
    </w:p>
    <w:p w14:paraId="37130801" w14:textId="77777777" w:rsidR="00AE1BCF" w:rsidRPr="00AE1BCF" w:rsidRDefault="00AE1BCF" w:rsidP="00AE1BCF">
      <w:pPr>
        <w:spacing w:line="240" w:lineRule="auto"/>
        <w:rPr>
          <w:rFonts w:ascii="Times New Roman" w:eastAsia="Times New Roman" w:hAnsi="Times New Roman" w:cs="Times New Roman"/>
          <w:sz w:val="24"/>
          <w:szCs w:val="24"/>
        </w:rPr>
      </w:pPr>
    </w:p>
    <w:p w14:paraId="7026D17F" w14:textId="77777777" w:rsidR="00AE1BCF" w:rsidRPr="00AE1BCF" w:rsidRDefault="00AE1BCF" w:rsidP="00AE1BCF">
      <w:pPr>
        <w:spacing w:line="240" w:lineRule="auto"/>
        <w:rPr>
          <w:rFonts w:ascii="Times New Roman" w:eastAsia="Times New Roman" w:hAnsi="Times New Roman" w:cs="Times New Roman"/>
          <w:i/>
          <w:sz w:val="24"/>
          <w:szCs w:val="24"/>
        </w:rPr>
      </w:pPr>
      <w:r w:rsidRPr="00AE1BCF">
        <w:rPr>
          <w:rFonts w:ascii="Times New Roman" w:eastAsia="Times New Roman" w:hAnsi="Times New Roman" w:cs="Times New Roman"/>
          <w:i/>
          <w:sz w:val="24"/>
          <w:szCs w:val="24"/>
        </w:rPr>
        <w:t>Parameters of interest:</w:t>
      </w:r>
    </w:p>
    <w:p w14:paraId="1C3FEBC0" w14:textId="478ACF9C" w:rsidR="00AE1BCF" w:rsidRPr="00AE1BCF" w:rsidRDefault="00AE1BCF" w:rsidP="00AE1BCF">
      <w:pPr>
        <w:spacing w:line="240" w:lineRule="auto"/>
        <w:rPr>
          <w:rFonts w:ascii="Times New Roman" w:eastAsia="Times New Roman" w:hAnsi="Times New Roman" w:cs="Times New Roman"/>
          <w:sz w:val="24"/>
          <w:szCs w:val="24"/>
        </w:rPr>
      </w:pPr>
      <w:r w:rsidRPr="00AE1BCF">
        <w:rPr>
          <w:rFonts w:ascii="Times New Roman" w:eastAsia="Times New Roman" w:hAnsi="Times New Roman" w:cs="Times New Roman"/>
          <w:sz w:val="24"/>
          <w:szCs w:val="24"/>
        </w:rPr>
        <w:t>We focused on five parameters of this model that influence the competition dynamic: two of them, ω (width of competition) and t* (trait difference threshold to competition) describe the trait-matching model between competing individuals and determine the shape of the competition kernel (Fig. 1B).  These two parameters dictate the trait-mediated mechanism between competing individuals. Higher values of ω indicate stronger competition between individuals with given trait values while the threshold values, t*, determine whether individuals compete or not based on their trait values. Two other parameters relate to the trait distribution of the species</w:t>
      </w:r>
      <w:r w:rsidR="0015672B">
        <w:rPr>
          <w:rFonts w:ascii="Times New Roman" w:eastAsia="Times New Roman" w:hAnsi="Times New Roman" w:cs="Times New Roman"/>
          <w:sz w:val="24"/>
          <w:szCs w:val="24"/>
        </w:rPr>
        <w:t xml:space="preserve"> -</w:t>
      </w:r>
      <w:r w:rsidRPr="00AE1BCF">
        <w:rPr>
          <w:rFonts w:ascii="Times New Roman" w:eastAsia="Times New Roman" w:hAnsi="Times New Roman" w:cs="Times New Roman"/>
          <w:sz w:val="24"/>
          <w:szCs w:val="24"/>
        </w:rPr>
        <w:t xml:space="preserve">the number of loci governing the trait and the level of intraspecific trait variation. </w:t>
      </w:r>
      <w:r w:rsidR="0015672B">
        <w:rPr>
          <w:rFonts w:ascii="Times New Roman" w:eastAsia="Times New Roman" w:hAnsi="Times New Roman" w:cs="Times New Roman"/>
          <w:sz w:val="24"/>
          <w:szCs w:val="24"/>
        </w:rPr>
        <w:t>By v</w:t>
      </w:r>
      <w:r w:rsidR="0015672B" w:rsidRPr="00AE1BCF">
        <w:rPr>
          <w:rFonts w:ascii="Times New Roman" w:eastAsia="Times New Roman" w:hAnsi="Times New Roman" w:cs="Times New Roman"/>
          <w:sz w:val="24"/>
          <w:szCs w:val="24"/>
        </w:rPr>
        <w:t xml:space="preserve">arying </w:t>
      </w:r>
      <w:r w:rsidRPr="00AE1BCF">
        <w:rPr>
          <w:rFonts w:ascii="Times New Roman" w:eastAsia="Times New Roman" w:hAnsi="Times New Roman" w:cs="Times New Roman"/>
          <w:sz w:val="24"/>
          <w:szCs w:val="24"/>
        </w:rPr>
        <w:t xml:space="preserve">number of </w:t>
      </w:r>
      <w:r w:rsidR="00A907C7" w:rsidRPr="00AE1BCF">
        <w:rPr>
          <w:rFonts w:ascii="Times New Roman" w:eastAsia="Times New Roman" w:hAnsi="Times New Roman" w:cs="Times New Roman"/>
          <w:sz w:val="24"/>
          <w:szCs w:val="24"/>
        </w:rPr>
        <w:t>loci,</w:t>
      </w:r>
      <w:r w:rsidRPr="00AE1BCF">
        <w:rPr>
          <w:rFonts w:ascii="Times New Roman" w:eastAsia="Times New Roman" w:hAnsi="Times New Roman" w:cs="Times New Roman"/>
          <w:sz w:val="24"/>
          <w:szCs w:val="24"/>
        </w:rPr>
        <w:t xml:space="preserve"> </w:t>
      </w:r>
      <w:r w:rsidR="0015672B">
        <w:rPr>
          <w:rFonts w:ascii="Times New Roman" w:eastAsia="Times New Roman" w:hAnsi="Times New Roman" w:cs="Times New Roman"/>
          <w:sz w:val="24"/>
          <w:szCs w:val="24"/>
        </w:rPr>
        <w:t xml:space="preserve">we </w:t>
      </w:r>
      <w:r w:rsidRPr="00AE1BCF">
        <w:rPr>
          <w:rFonts w:ascii="Times New Roman" w:eastAsia="Times New Roman" w:hAnsi="Times New Roman" w:cs="Times New Roman"/>
          <w:sz w:val="24"/>
          <w:szCs w:val="24"/>
        </w:rPr>
        <w:t xml:space="preserve">represent the spectrum of underlying quantitative genetic processes of trait inheritance. Any finite number of loci </w:t>
      </w:r>
      <w:r w:rsidR="0015672B">
        <w:rPr>
          <w:rFonts w:ascii="Times New Roman" w:eastAsia="Times New Roman" w:hAnsi="Times New Roman" w:cs="Times New Roman"/>
          <w:sz w:val="24"/>
          <w:szCs w:val="24"/>
        </w:rPr>
        <w:t xml:space="preserve">determining a trait value </w:t>
      </w:r>
      <w:r w:rsidRPr="00AE1BCF">
        <w:rPr>
          <w:rFonts w:ascii="Times New Roman" w:eastAsia="Times New Roman" w:hAnsi="Times New Roman" w:cs="Times New Roman"/>
          <w:sz w:val="24"/>
          <w:szCs w:val="24"/>
        </w:rPr>
        <w:t xml:space="preserve">represents the case under </w:t>
      </w:r>
      <w:proofErr w:type="spellStart"/>
      <w:r w:rsidRPr="00AE1BCF">
        <w:rPr>
          <w:rFonts w:ascii="Times New Roman" w:eastAsia="Times New Roman" w:hAnsi="Times New Roman" w:cs="Times New Roman"/>
          <w:sz w:val="24"/>
          <w:szCs w:val="24"/>
        </w:rPr>
        <w:t>Shpak-Kondrashov</w:t>
      </w:r>
      <w:proofErr w:type="spellEnd"/>
      <w:r w:rsidRPr="00AE1BCF">
        <w:rPr>
          <w:rFonts w:ascii="Times New Roman" w:eastAsia="Times New Roman" w:hAnsi="Times New Roman" w:cs="Times New Roman"/>
          <w:sz w:val="24"/>
          <w:szCs w:val="24"/>
        </w:rPr>
        <w:t xml:space="preserve"> model while the quantitative genetic limit model is assumed to represent the case </w:t>
      </w:r>
      <w:r w:rsidR="0015672B">
        <w:rPr>
          <w:rFonts w:ascii="Times New Roman" w:eastAsia="Times New Roman" w:hAnsi="Times New Roman" w:cs="Times New Roman"/>
          <w:sz w:val="24"/>
          <w:szCs w:val="24"/>
        </w:rPr>
        <w:t>where the</w:t>
      </w:r>
      <w:r w:rsidRPr="00AE1BCF">
        <w:rPr>
          <w:rFonts w:ascii="Times New Roman" w:eastAsia="Times New Roman" w:hAnsi="Times New Roman" w:cs="Times New Roman"/>
          <w:sz w:val="24"/>
          <w:szCs w:val="24"/>
        </w:rPr>
        <w:t xml:space="preserve"> number of loci</w:t>
      </w:r>
      <w:r w:rsidR="0015672B">
        <w:rPr>
          <w:rFonts w:ascii="Times New Roman" w:eastAsia="Times New Roman" w:hAnsi="Times New Roman" w:cs="Times New Roman"/>
          <w:sz w:val="24"/>
          <w:szCs w:val="24"/>
        </w:rPr>
        <w:t xml:space="preserve"> determining a trait value is effectively infinite</w:t>
      </w:r>
      <w:r w:rsidRPr="00AE1BCF">
        <w:rPr>
          <w:rFonts w:ascii="Times New Roman" w:eastAsia="Times New Roman" w:hAnsi="Times New Roman" w:cs="Times New Roman"/>
          <w:sz w:val="24"/>
          <w:szCs w:val="24"/>
        </w:rPr>
        <w:t xml:space="preserve">. Intraspecific trait variation is shown to be a critical factor in the population and evolutionary dynamic </w:t>
      </w:r>
      <w:r w:rsidRPr="00AE1BCF">
        <w:rPr>
          <w:rFonts w:ascii="Times New Roman" w:eastAsia="Times New Roman" w:hAnsi="Times New Roman" w:cs="Times New Roman"/>
          <w:sz w:val="24"/>
          <w:szCs w:val="24"/>
        </w:rPr>
        <w:fldChar w:fldCharType="begin" w:fldLock="1"/>
      </w:r>
      <w:r w:rsidRPr="00AE1BCF">
        <w:rPr>
          <w:rFonts w:ascii="Times New Roman" w:eastAsia="Times New Roman" w:hAnsi="Times New Roman" w:cs="Times New Roman"/>
          <w:sz w:val="24"/>
          <w:szCs w:val="24"/>
        </w:rPr>
        <w:instrText>ADDIN CSL_CITATION {"citationItems":[{"id":"ITEM-1","itemData":{"DOI":"10.1111/j.1365-2699.2006.01495.x","ISBN":"0305-0270","ISSN":"03050270","abstract":"Aim: Attention has increasingly been focused on the floristic variation within forests of the Amazon Basin. Variations in species composition and diversity are poorly understood, especially in Amazonian floodplain forests. We investigated tree species composition, richness and alpha diversity in the Amazonian white-water (varzea) forest, looking particularly at: (1) the flood-level gradient, (2) the successional stage (stand age), and (3) the geographical location of the forests. Location: Eastern Amazonia, central Amazonia, equatorial western Amazonia and the southern part of western Amazonia. Methods: The data originate from 16 permanent varzea forest plots in the central and western Brazilian Amazon and in the northern Bolivian Amazon. In addition, revised species lists of 28 varzea forest inventories from across the Amazon Basin were used. Most important families and species were determined using importance values. Floristic similarity between plots was calculated to detect similarity variations between forest types and over geographical distances. To check for spatial diversity gradients, alpha diversity (Fisher) of the plots was correlated with stand age, longitudinal and latitudinal plot location, and flood-level gradient. Results: More than 900 flood-tolerant tree species were recorded, which indicates that Amazonian varzea forests are the most species-rich floodplain forests worldwide. The most important plant families recorded also dominate most Neotropical upland forests, and c. 31% of the tree species listed also occur in the uplands. Species distribution and diversity varied: (1) on the flood-level gradient, with a distinct separation between low-varzea forests and high-varzea forests, (2) in relation to natural forest succession, with species-poor forests in early stages of succession and species-rich forests in later stages, and (3) as a function of geographical distance between sites, indicating an increasing alpha diversity from eastern to western Amazonia, and simultaneously from the southern part of western Amazonia to equatorial western Amazonia. Main conclusions: The east-to-west gradient of increasing species diversity in varzea forests reflects the diversity patterns also described for Amazonian terra firme. Despite the fine-scale geomorphological heterogeneity of the floodplains, and despite high disturbance of the different forest types by sedimentation and erosion, varzea forests are dominated by a high proportion of generalist…","author":[{"dropping-particle":"","family":"Wittmann","given":"Florian","non-dropping-particle":"","parse-names":false,"suffix":""},{"dropping-particle":"","family":"Sch??ngart","given":"Jochen","non-dropping-particle":"","parse-names":false,"suffix":""},{"dropping-particle":"","family":"Montero","given":"Juan Carlos","non-dropping-particle":"","parse-names":false,"suffix":""},{"dropping-particle":"","family":"Motzer","given":"Thomas","non-dropping-particle":"","parse-names":false,"suffix":""},{"dropping-particle":"","family":"Junk","given":"Wolfgang J.","non-dropping-particle":"","parse-names":false,"suffix":""},{"dropping-particle":"","family":"Piedade","given":"Maria T F","non-dropping-particle":"","parse-names":false,"suffix":""},{"dropping-particle":"","family":"Queiroz","given":"Helder L.","non-dropping-particle":"","parse-names":false,"suffix":""},{"dropping-particle":"","family":"Worbes","given":"Martin","non-dropping-particle":"","parse-names":false,"suffix":""}],"container-title":"Journal of Biogeography","id":"ITEM-1","issue":"8","issued":{"date-parts":[["2006"]]},"page":"1334-1347","title":"Tree species composition and diversity gradients in white-water forests across the Amazon Basin","type":"article-journal","volume":"33"},"uris":["http://www.mendeley.com/documents/?uuid=095262aa-641f-4a8e-a6fb-8898a996dc7e"]},{"id":"ITEM-2","itemData":{"DOI":"10.1111/ele.12636","ISBN":"1461-0248 (Electronic) 1461-023X (Linking)","ISSN":"14610248","PMID":"27335262","abstract":"Intraspecific trait variation is widespread in nature, yet its effects on community dynamics are not well understood. Here we explore the consequences of intraspecific trait variation for coexistence in two- and multispecies competitive communities. For two species, the likelihood of coexistence is in general reduced by intraspecific variation, except when the species have almost equal trait means but different trait variances, such that one is a generalist and the other a specialist consumer. In multispecies communities, the only strong effect of non-heritable intraspecific variation is to reduce expected species richness. However, when intraspecific variation is heritable, allowing for the possibility of trait evolution, communities are much more resilient against environmental disturbance and exhibit far more predictable trait patterns. Our results are robust to varying model parameters and relaxing model assumptions.","author":[{"dropping-particle":"","family":"Barabás","given":"György","non-dropping-particle":"","parse-names":false,"suffix":""},{"dropping-particle":"","family":"D’Andrea","given":"Rafael","non-dropping-particle":"","parse-names":false,"suffix":""}],"container-title":"Ecology Letters","id":"ITEM-2","issue":"8","issued":{"date-parts":[["2016"]]},"page":"977-986","title":"The effect of intraspecific variation and heritability on community pattern and robustness","type":"article-journal","volume":"19"},"uris":["http://www.mendeley.com/documents/?uuid=10a0bd3c-6bd6-4a9e-a7a6-08e4259f37b3"]}],"mendeley":{"formattedCitation":"(Wittmann et al. 2006; Barabás and D’Andrea 2016)","plainTextFormattedCitation":"(Wittmann et al. 2006; Barabás and D’Andrea 2016)","previouslyFormattedCitation":"(Wittmann et al. 2006; Barabás and D’Andrea 2016)"},"properties":{"noteIndex":0},"schema":"https://github.com/citation-style-language/schema/raw/master/csl-citation.json"}</w:instrText>
      </w:r>
      <w:r w:rsidRPr="00AE1BCF">
        <w:rPr>
          <w:rFonts w:ascii="Times New Roman" w:eastAsia="Times New Roman" w:hAnsi="Times New Roman" w:cs="Times New Roman"/>
          <w:sz w:val="24"/>
          <w:szCs w:val="24"/>
        </w:rPr>
        <w:fldChar w:fldCharType="separate"/>
      </w:r>
      <w:r w:rsidRPr="00AE1BCF">
        <w:rPr>
          <w:rFonts w:ascii="Times New Roman" w:eastAsia="Times New Roman" w:hAnsi="Times New Roman" w:cs="Times New Roman"/>
          <w:noProof/>
          <w:sz w:val="24"/>
          <w:szCs w:val="24"/>
        </w:rPr>
        <w:t>(Wittmann et al. 2006; Barabás and D’Andrea 2016)</w:t>
      </w:r>
      <w:r w:rsidRPr="00AE1BCF">
        <w:rPr>
          <w:rFonts w:ascii="Times New Roman" w:eastAsia="Times New Roman" w:hAnsi="Times New Roman" w:cs="Times New Roman"/>
          <w:sz w:val="24"/>
          <w:szCs w:val="24"/>
        </w:rPr>
        <w:fldChar w:fldCharType="end"/>
      </w:r>
      <w:r w:rsidRPr="00AE1BCF">
        <w:rPr>
          <w:rFonts w:ascii="Times New Roman" w:eastAsia="Times New Roman" w:hAnsi="Times New Roman" w:cs="Times New Roman"/>
          <w:sz w:val="24"/>
          <w:szCs w:val="24"/>
        </w:rPr>
        <w:t xml:space="preserve">. Within our framework, the trait variation affects the species’ response to selection pressure; higher trait variance will lower the rate mean trait change for a given species. The fifth parameter, </w:t>
      </w:r>
      <w:proofErr w:type="spellStart"/>
      <w:r w:rsidRPr="00AE1BCF">
        <w:rPr>
          <w:rFonts w:ascii="Times New Roman" w:eastAsia="Times New Roman" w:hAnsi="Times New Roman" w:cs="Times New Roman"/>
          <w:i/>
          <w:iCs/>
          <w:sz w:val="24"/>
          <w:szCs w:val="24"/>
        </w:rPr>
        <w:t>A</w:t>
      </w:r>
      <w:r w:rsidRPr="00AE1BCF">
        <w:rPr>
          <w:rFonts w:ascii="Times New Roman" w:eastAsia="Times New Roman" w:hAnsi="Times New Roman" w:cs="Times New Roman"/>
          <w:i/>
          <w:iCs/>
          <w:sz w:val="24"/>
          <w:szCs w:val="24"/>
          <w:vertAlign w:val="subscript"/>
        </w:rPr>
        <w:t>ij</w:t>
      </w:r>
      <w:proofErr w:type="spellEnd"/>
      <w:r w:rsidRPr="00AE1BCF">
        <w:rPr>
          <w:rFonts w:ascii="Times New Roman" w:eastAsia="Times New Roman" w:hAnsi="Times New Roman" w:cs="Times New Roman"/>
          <w:sz w:val="24"/>
          <w:szCs w:val="24"/>
        </w:rPr>
        <w:t>, represents the relative weight of interspecific competition compared to intraspecific competition. It is a critical parameter for the population dynamic since it can adjust the destabilizing effects of interspecific competition. While the individual influence of these parameters on species’ trait evolution can be deduced from the formulations above, their collective impact on community level emergent properties is difficult to assess. Thus, we simulated population and trait dynamics of varying assemblages of competing species and assessed the combined influence of these three parameters on community level patterns.</w:t>
      </w:r>
    </w:p>
    <w:p w14:paraId="5B43ECE8" w14:textId="77777777" w:rsidR="00AE1BCF" w:rsidRPr="00AE1BCF" w:rsidRDefault="00AE1BCF" w:rsidP="00AE1BCF">
      <w:pPr>
        <w:spacing w:line="240" w:lineRule="auto"/>
        <w:rPr>
          <w:rFonts w:ascii="Times New Roman" w:eastAsia="Times New Roman" w:hAnsi="Times New Roman" w:cs="Times New Roman"/>
          <w:sz w:val="24"/>
          <w:szCs w:val="24"/>
        </w:rPr>
      </w:pPr>
      <w:r w:rsidRPr="00AE1BCF">
        <w:rPr>
          <w:rFonts w:ascii="Times New Roman" w:eastAsia="Times New Roman" w:hAnsi="Times New Roman" w:cs="Times New Roman"/>
          <w:i/>
          <w:sz w:val="24"/>
          <w:szCs w:val="24"/>
        </w:rPr>
        <w:t>Simulating trait, population, and community dynamics</w:t>
      </w:r>
    </w:p>
    <w:p w14:paraId="57E4570C" w14:textId="39ABFD2F" w:rsidR="00AE1BCF" w:rsidRPr="00AE1BCF" w:rsidRDefault="00AE1BCF" w:rsidP="00AE1BCF">
      <w:pPr>
        <w:spacing w:line="240" w:lineRule="auto"/>
        <w:rPr>
          <w:rFonts w:ascii="Times New Roman" w:eastAsia="Times New Roman" w:hAnsi="Times New Roman" w:cs="Times New Roman"/>
          <w:sz w:val="24"/>
          <w:szCs w:val="24"/>
        </w:rPr>
      </w:pPr>
      <w:r w:rsidRPr="00AE1BCF">
        <w:rPr>
          <w:rFonts w:ascii="Times New Roman" w:eastAsia="Times New Roman" w:hAnsi="Times New Roman" w:cs="Times New Roman"/>
          <w:sz w:val="24"/>
          <w:szCs w:val="24"/>
        </w:rPr>
        <w:t xml:space="preserve">For each initial assemblage of 20 species, we generated 216 distinct combinations of parameters by varying values for the </w:t>
      </w:r>
      <w:r w:rsidR="0015672B">
        <w:rPr>
          <w:rFonts w:ascii="Times New Roman" w:eastAsia="Times New Roman" w:hAnsi="Times New Roman" w:cs="Times New Roman"/>
          <w:sz w:val="24"/>
          <w:szCs w:val="24"/>
        </w:rPr>
        <w:t>5</w:t>
      </w:r>
      <w:r w:rsidR="0015672B" w:rsidRPr="00AE1BCF">
        <w:rPr>
          <w:rFonts w:ascii="Times New Roman" w:eastAsia="Times New Roman" w:hAnsi="Times New Roman" w:cs="Times New Roman"/>
          <w:sz w:val="24"/>
          <w:szCs w:val="24"/>
        </w:rPr>
        <w:t xml:space="preserve"> </w:t>
      </w:r>
      <w:r w:rsidRPr="00AE1BCF">
        <w:rPr>
          <w:rFonts w:ascii="Times New Roman" w:eastAsia="Times New Roman" w:hAnsi="Times New Roman" w:cs="Times New Roman"/>
          <w:sz w:val="24"/>
          <w:szCs w:val="24"/>
        </w:rPr>
        <w:t xml:space="preserve">parameters described above in a factorial design. The threshold to competition, </w:t>
      </w:r>
      <w:r w:rsidRPr="00AE1BCF">
        <w:rPr>
          <w:rFonts w:ascii="Times New Roman" w:eastAsia="Times New Roman" w:hAnsi="Times New Roman" w:cs="Times New Roman"/>
          <w:i/>
          <w:iCs/>
          <w:sz w:val="24"/>
          <w:szCs w:val="24"/>
        </w:rPr>
        <w:t>t*</w:t>
      </w:r>
      <w:r w:rsidRPr="00AE1BCF">
        <w:rPr>
          <w:rFonts w:ascii="Times New Roman" w:eastAsia="Times New Roman" w:hAnsi="Times New Roman" w:cs="Times New Roman"/>
          <w:sz w:val="24"/>
          <w:szCs w:val="24"/>
        </w:rPr>
        <w:t xml:space="preserve">, was either non-existent (infinitely large threshold) or had three levels (stringent, </w:t>
      </w:r>
      <w:r w:rsidR="00A06DAA" w:rsidRPr="00AE1BCF">
        <w:rPr>
          <w:rFonts w:ascii="Times New Roman" w:eastAsia="Times New Roman" w:hAnsi="Times New Roman" w:cs="Times New Roman"/>
          <w:sz w:val="24"/>
          <w:szCs w:val="24"/>
        </w:rPr>
        <w:t>intermediate,</w:t>
      </w:r>
      <w:r w:rsidRPr="00AE1BCF">
        <w:rPr>
          <w:rFonts w:ascii="Times New Roman" w:eastAsia="Times New Roman" w:hAnsi="Times New Roman" w:cs="Times New Roman"/>
          <w:sz w:val="24"/>
          <w:szCs w:val="24"/>
        </w:rPr>
        <w:t xml:space="preserve"> and weak). The width of competition</w:t>
      </w:r>
      <w:r w:rsidR="001F3A2E">
        <w:rPr>
          <w:rFonts w:ascii="Times New Roman" w:eastAsia="Times New Roman" w:hAnsi="Times New Roman" w:cs="Times New Roman"/>
          <w:sz w:val="24"/>
          <w:szCs w:val="24"/>
        </w:rPr>
        <w:t>, ω,</w:t>
      </w:r>
      <w:r w:rsidRPr="00AE1BCF">
        <w:rPr>
          <w:rFonts w:ascii="Times New Roman" w:eastAsia="Times New Roman" w:hAnsi="Times New Roman" w:cs="Times New Roman"/>
          <w:sz w:val="24"/>
          <w:szCs w:val="24"/>
        </w:rPr>
        <w:t xml:space="preserve"> was set to </w:t>
      </w:r>
      <w:r w:rsidR="00A06DAA">
        <w:rPr>
          <w:rFonts w:ascii="Times New Roman" w:eastAsia="Times New Roman" w:hAnsi="Times New Roman" w:cs="Times New Roman"/>
          <w:sz w:val="24"/>
          <w:szCs w:val="24"/>
        </w:rPr>
        <w:t xml:space="preserve">one of </w:t>
      </w:r>
      <w:r w:rsidRPr="00AE1BCF">
        <w:rPr>
          <w:rFonts w:ascii="Times New Roman" w:eastAsia="Times New Roman" w:hAnsi="Times New Roman" w:cs="Times New Roman"/>
          <w:sz w:val="24"/>
          <w:szCs w:val="24"/>
        </w:rPr>
        <w:t>0.5</w:t>
      </w:r>
      <w:r w:rsidR="001F3A2E">
        <w:rPr>
          <w:rFonts w:ascii="Times New Roman" w:eastAsia="Times New Roman" w:hAnsi="Times New Roman" w:cs="Times New Roman"/>
          <w:sz w:val="24"/>
          <w:szCs w:val="24"/>
        </w:rPr>
        <w:t>, 1</w:t>
      </w:r>
      <w:r w:rsidR="00A06DAA">
        <w:rPr>
          <w:rFonts w:ascii="Times New Roman" w:eastAsia="Times New Roman" w:hAnsi="Times New Roman" w:cs="Times New Roman"/>
          <w:sz w:val="24"/>
          <w:szCs w:val="24"/>
        </w:rPr>
        <w:t>,</w:t>
      </w:r>
      <w:r w:rsidR="001F3A2E">
        <w:rPr>
          <w:rFonts w:ascii="Times New Roman" w:eastAsia="Times New Roman" w:hAnsi="Times New Roman" w:cs="Times New Roman"/>
          <w:sz w:val="24"/>
          <w:szCs w:val="24"/>
        </w:rPr>
        <w:t xml:space="preserve"> or 2</w:t>
      </w:r>
      <w:r w:rsidRPr="00AE1BCF">
        <w:rPr>
          <w:rFonts w:ascii="Times New Roman" w:eastAsia="Times New Roman" w:hAnsi="Times New Roman" w:cs="Times New Roman"/>
          <w:sz w:val="24"/>
          <w:szCs w:val="24"/>
        </w:rPr>
        <w:t xml:space="preserve">. The standard deviation for the trait distribution of each species was chosen from one of the two uniform distributions - low: [0.5,1.5], high: [2.5,3.5]. </w:t>
      </w:r>
      <w:r w:rsidR="00E12855">
        <w:rPr>
          <w:rFonts w:ascii="Times New Roman" w:eastAsia="Times New Roman" w:hAnsi="Times New Roman" w:cs="Times New Roman"/>
          <w:sz w:val="24"/>
          <w:szCs w:val="24"/>
        </w:rPr>
        <w:t xml:space="preserve">The parameter values are chosen </w:t>
      </w:r>
      <w:proofErr w:type="gramStart"/>
      <w:r w:rsidR="00E12855">
        <w:rPr>
          <w:rFonts w:ascii="Times New Roman" w:eastAsia="Times New Roman" w:hAnsi="Times New Roman" w:cs="Times New Roman"/>
          <w:sz w:val="24"/>
          <w:szCs w:val="24"/>
        </w:rPr>
        <w:t>in reference to</w:t>
      </w:r>
      <w:proofErr w:type="gramEnd"/>
      <w:r w:rsidR="00E12855">
        <w:rPr>
          <w:rFonts w:ascii="Times New Roman" w:eastAsia="Times New Roman" w:hAnsi="Times New Roman" w:cs="Times New Roman"/>
          <w:sz w:val="24"/>
          <w:szCs w:val="24"/>
        </w:rPr>
        <w:t xml:space="preserve"> arbitrarily chose range of plausible phenotypic values between -5 and </w:t>
      </w:r>
      <w:r w:rsidR="00E12855">
        <w:rPr>
          <w:rFonts w:ascii="Times New Roman" w:eastAsia="Times New Roman" w:hAnsi="Times New Roman" w:cs="Times New Roman"/>
          <w:sz w:val="24"/>
          <w:szCs w:val="24"/>
        </w:rPr>
        <w:lastRenderedPageBreak/>
        <w:t xml:space="preserve">5. </w:t>
      </w:r>
      <w:r w:rsidRPr="00AE1BCF">
        <w:rPr>
          <w:rFonts w:ascii="Times New Roman" w:eastAsia="Times New Roman" w:hAnsi="Times New Roman" w:cs="Times New Roman"/>
          <w:sz w:val="24"/>
          <w:szCs w:val="24"/>
        </w:rPr>
        <w:t xml:space="preserve">The number of loci were either </w:t>
      </w:r>
      <w:r w:rsidR="00A06DAA">
        <w:rPr>
          <w:rFonts w:ascii="Times New Roman" w:eastAsia="Times New Roman" w:hAnsi="Times New Roman" w:cs="Times New Roman"/>
          <w:sz w:val="24"/>
          <w:szCs w:val="24"/>
        </w:rPr>
        <w:t>2</w:t>
      </w:r>
      <w:r w:rsidRPr="00AE1BCF">
        <w:rPr>
          <w:rFonts w:ascii="Times New Roman" w:eastAsia="Times New Roman" w:hAnsi="Times New Roman" w:cs="Times New Roman"/>
          <w:sz w:val="24"/>
          <w:szCs w:val="24"/>
        </w:rPr>
        <w:t xml:space="preserve">0, 50 or infinite (represented by the QGL model). </w:t>
      </w:r>
      <w:r w:rsidR="001F3A2E">
        <w:rPr>
          <w:rFonts w:ascii="Times New Roman" w:eastAsia="Times New Roman" w:hAnsi="Times New Roman" w:cs="Times New Roman"/>
          <w:sz w:val="24"/>
          <w:szCs w:val="24"/>
        </w:rPr>
        <w:t xml:space="preserve">and relative interspecific competition, </w:t>
      </w:r>
      <w:proofErr w:type="spellStart"/>
      <w:r w:rsidRPr="00AE1BCF">
        <w:rPr>
          <w:rFonts w:ascii="Times New Roman" w:eastAsia="Times New Roman" w:hAnsi="Times New Roman" w:cs="Times New Roman"/>
          <w:sz w:val="24"/>
          <w:szCs w:val="24"/>
        </w:rPr>
        <w:t>A</w:t>
      </w:r>
      <w:r w:rsidRPr="00AE1BCF">
        <w:rPr>
          <w:rFonts w:ascii="Times New Roman" w:eastAsia="Times New Roman" w:hAnsi="Times New Roman" w:cs="Times New Roman"/>
          <w:sz w:val="24"/>
          <w:szCs w:val="24"/>
          <w:vertAlign w:val="subscript"/>
        </w:rPr>
        <w:t>ij</w:t>
      </w:r>
      <w:proofErr w:type="spellEnd"/>
      <w:r w:rsidR="001F3A2E">
        <w:rPr>
          <w:rFonts w:ascii="Times New Roman" w:eastAsia="Times New Roman" w:hAnsi="Times New Roman" w:cs="Times New Roman"/>
          <w:sz w:val="24"/>
          <w:szCs w:val="24"/>
        </w:rPr>
        <w:t>,</w:t>
      </w:r>
      <w:r w:rsidR="00A907C7">
        <w:rPr>
          <w:rFonts w:ascii="Times New Roman" w:eastAsia="Times New Roman" w:hAnsi="Times New Roman" w:cs="Times New Roman"/>
          <w:sz w:val="24"/>
          <w:szCs w:val="24"/>
        </w:rPr>
        <w:t xml:space="preserve"> </w:t>
      </w:r>
      <w:r w:rsidRPr="00AE1BCF">
        <w:rPr>
          <w:rFonts w:ascii="Times New Roman" w:eastAsia="Times New Roman" w:hAnsi="Times New Roman" w:cs="Times New Roman"/>
          <w:sz w:val="24"/>
          <w:szCs w:val="24"/>
        </w:rPr>
        <w:t xml:space="preserve">was set at 0.1,0.5 </w:t>
      </w:r>
      <w:r w:rsidR="001F3A2E">
        <w:rPr>
          <w:rFonts w:ascii="Times New Roman" w:eastAsia="Times New Roman" w:hAnsi="Times New Roman" w:cs="Times New Roman"/>
          <w:sz w:val="24"/>
          <w:szCs w:val="24"/>
        </w:rPr>
        <w:t>or</w:t>
      </w:r>
      <w:r w:rsidR="001F3A2E" w:rsidRPr="00AE1BCF">
        <w:rPr>
          <w:rFonts w:ascii="Times New Roman" w:eastAsia="Times New Roman" w:hAnsi="Times New Roman" w:cs="Times New Roman"/>
          <w:sz w:val="24"/>
          <w:szCs w:val="24"/>
        </w:rPr>
        <w:t xml:space="preserve"> </w:t>
      </w:r>
      <w:r w:rsidRPr="00AE1BCF">
        <w:rPr>
          <w:rFonts w:ascii="Times New Roman" w:eastAsia="Times New Roman" w:hAnsi="Times New Roman" w:cs="Times New Roman"/>
          <w:sz w:val="24"/>
          <w:szCs w:val="24"/>
        </w:rPr>
        <w:t xml:space="preserve">0.9. </w:t>
      </w:r>
    </w:p>
    <w:p w14:paraId="6DEC4E3C" w14:textId="692A7D7E" w:rsidR="00AE1BCF" w:rsidRPr="00AE1BCF" w:rsidDel="00143BFA" w:rsidRDefault="00AE1BCF" w:rsidP="00AE1BCF">
      <w:pPr>
        <w:spacing w:line="240" w:lineRule="auto"/>
        <w:rPr>
          <w:del w:id="8" w:author="Stephen Baines" w:date="2020-07-16T02:25:00Z"/>
          <w:rFonts w:ascii="Times New Roman" w:eastAsia="Times New Roman" w:hAnsi="Times New Roman" w:cs="Times New Roman"/>
          <w:sz w:val="24"/>
          <w:szCs w:val="24"/>
        </w:rPr>
      </w:pPr>
      <w:r w:rsidRPr="00AE1BCF">
        <w:rPr>
          <w:rFonts w:ascii="Times New Roman" w:eastAsia="Times New Roman" w:hAnsi="Times New Roman" w:cs="Times New Roman"/>
          <w:sz w:val="24"/>
          <w:szCs w:val="24"/>
        </w:rPr>
        <w:t>We incorporated these parameter combinations with 50 randomly sampled values of initial conditions for initial trait means, population sizes and intrinsic growth rates. Initial trait means were randomly sampled from a Normal distribution with mean 0.</w:t>
      </w:r>
      <w:r w:rsidR="00E12855">
        <w:rPr>
          <w:rFonts w:ascii="Times New Roman" w:eastAsia="Times New Roman" w:hAnsi="Times New Roman" w:cs="Times New Roman"/>
          <w:sz w:val="24"/>
          <w:szCs w:val="24"/>
        </w:rPr>
        <w:t xml:space="preserve"> </w:t>
      </w:r>
      <w:r w:rsidRPr="00AE1BCF">
        <w:rPr>
          <w:rFonts w:ascii="Times New Roman" w:eastAsia="Times New Roman" w:hAnsi="Times New Roman" w:cs="Times New Roman"/>
          <w:sz w:val="24"/>
          <w:szCs w:val="24"/>
        </w:rPr>
        <w:t xml:space="preserve">Initial population sizes and intrinsic growth rate values were sampled from random uniform distributions. </w:t>
      </w:r>
      <w:r w:rsidR="00BE2E28" w:rsidRPr="00AE1BCF">
        <w:rPr>
          <w:rFonts w:ascii="Times New Roman" w:eastAsia="Times New Roman" w:hAnsi="Times New Roman" w:cs="Times New Roman"/>
          <w:sz w:val="24"/>
          <w:szCs w:val="24"/>
        </w:rPr>
        <w:t>Narrow</w:t>
      </w:r>
      <w:r w:rsidR="00BE2E28">
        <w:rPr>
          <w:rFonts w:ascii="Times New Roman" w:eastAsia="Times New Roman" w:hAnsi="Times New Roman" w:cs="Times New Roman"/>
          <w:sz w:val="24"/>
          <w:szCs w:val="24"/>
        </w:rPr>
        <w:t>-</w:t>
      </w:r>
      <w:r w:rsidRPr="00AE1BCF">
        <w:rPr>
          <w:rFonts w:ascii="Times New Roman" w:eastAsia="Times New Roman" w:hAnsi="Times New Roman" w:cs="Times New Roman"/>
          <w:sz w:val="24"/>
          <w:szCs w:val="24"/>
        </w:rPr>
        <w:t>sense heritability was fixed at 0.5. These choices produced a large variation of initial network structures within each parameter set. We deliberately seeded our simulations with trait distributions that ensured that species’ traits were very similar and thus they were competing strongly at first. This scenario resembles the diversification of a clade of similar species evolving to exploit a wide niche space in a newly colonized habitat.</w:t>
      </w:r>
      <w:ins w:id="9" w:author="Stephen Baines" w:date="2020-07-16T02:25:00Z">
        <w:r w:rsidRPr="00AE1BCF">
          <w:rPr>
            <w:rFonts w:ascii="Times New Roman" w:eastAsia="Times New Roman" w:hAnsi="Times New Roman" w:cs="Times New Roman"/>
            <w:sz w:val="24"/>
            <w:szCs w:val="24"/>
          </w:rPr>
          <w:t xml:space="preserve"> </w:t>
        </w:r>
      </w:ins>
    </w:p>
    <w:p w14:paraId="09C02A55" w14:textId="421A6069" w:rsidR="00AE1BCF" w:rsidRDefault="00AE1BCF" w:rsidP="00AE1BCF">
      <w:pPr>
        <w:spacing w:before="120" w:after="120"/>
        <w:rPr>
          <w:rFonts w:ascii="Times New Roman" w:eastAsia="Times New Roman" w:hAnsi="Times New Roman" w:cs="Times New Roman"/>
          <w:sz w:val="24"/>
          <w:szCs w:val="24"/>
        </w:rPr>
      </w:pPr>
      <w:r w:rsidRPr="00AE1BCF">
        <w:rPr>
          <w:rFonts w:ascii="Times New Roman" w:eastAsia="Times New Roman" w:hAnsi="Times New Roman" w:cs="Times New Roman"/>
          <w:sz w:val="24"/>
          <w:szCs w:val="24"/>
        </w:rPr>
        <w:t xml:space="preserve">Each simulation was run for 50,000 generations, which ensured that the most dynamic portion of the evolutionary sequence was observed, and that the simulation reached a state of very minimal change. During the simulation, species whose populations went below zero were removed and labelled as ‘extinct’. Population and trait dynamics following the equations above were simulated in R. Two network characteristics were tracked through the simulation period: Connectance, which measures a proportion of realized pairwise interactions (weighted by the strength of interaction) to all the potential pairwise interactions in the network and maximum modularity, which measures the prevalence of subgroups within the network, which have strong interaction within themselves (Newman and </w:t>
      </w:r>
      <w:proofErr w:type="spellStart"/>
      <w:r w:rsidRPr="00AE1BCF">
        <w:rPr>
          <w:rFonts w:ascii="Times New Roman" w:eastAsia="Times New Roman" w:hAnsi="Times New Roman" w:cs="Times New Roman"/>
          <w:sz w:val="24"/>
          <w:szCs w:val="24"/>
        </w:rPr>
        <w:t>Girwan</w:t>
      </w:r>
      <w:proofErr w:type="spellEnd"/>
      <w:r w:rsidRPr="00AE1BCF">
        <w:rPr>
          <w:rFonts w:ascii="Times New Roman" w:eastAsia="Times New Roman" w:hAnsi="Times New Roman" w:cs="Times New Roman"/>
          <w:sz w:val="24"/>
          <w:szCs w:val="24"/>
        </w:rPr>
        <w:t xml:space="preserve">, 2002). Mean trait distribution across species was also tracked, in terms of Mean Nearest </w:t>
      </w:r>
      <w:proofErr w:type="spellStart"/>
      <w:r w:rsidRPr="00AE1BCF">
        <w:rPr>
          <w:rFonts w:ascii="Times New Roman" w:eastAsia="Times New Roman" w:hAnsi="Times New Roman" w:cs="Times New Roman"/>
          <w:sz w:val="24"/>
          <w:szCs w:val="24"/>
        </w:rPr>
        <w:t>Neighborhood</w:t>
      </w:r>
      <w:proofErr w:type="spellEnd"/>
      <w:r w:rsidRPr="00AE1BCF">
        <w:rPr>
          <w:rFonts w:ascii="Times New Roman" w:eastAsia="Times New Roman" w:hAnsi="Times New Roman" w:cs="Times New Roman"/>
          <w:sz w:val="24"/>
          <w:szCs w:val="24"/>
        </w:rPr>
        <w:t xml:space="preserve"> Distance (MNND) (Based on Findley, 1976). It is an average of nearest </w:t>
      </w:r>
      <w:proofErr w:type="spellStart"/>
      <w:r w:rsidRPr="00AE1BCF">
        <w:rPr>
          <w:rFonts w:ascii="Times New Roman" w:eastAsia="Times New Roman" w:hAnsi="Times New Roman" w:cs="Times New Roman"/>
          <w:sz w:val="24"/>
          <w:szCs w:val="24"/>
        </w:rPr>
        <w:t>neighbor</w:t>
      </w:r>
      <w:proofErr w:type="spellEnd"/>
      <w:r w:rsidRPr="00AE1BCF">
        <w:rPr>
          <w:rFonts w:ascii="Times New Roman" w:eastAsia="Times New Roman" w:hAnsi="Times New Roman" w:cs="Times New Roman"/>
          <w:sz w:val="24"/>
          <w:szCs w:val="24"/>
        </w:rPr>
        <w:t xml:space="preserve"> distances (NNDs) standardized by the maximum possible average NND given the range of trait values.</w:t>
      </w:r>
    </w:p>
    <w:p w14:paraId="054DCFDB" w14:textId="597317C8" w:rsidR="00B469CE" w:rsidRPr="00AE1BCF" w:rsidRDefault="00B469CE" w:rsidP="00AE1BCF">
      <w:pPr>
        <w:spacing w:before="120" w:after="120"/>
        <w:rPr>
          <w:rFonts w:ascii="Times New Roman" w:hAnsi="Times New Roman" w:cs="Times New Roman"/>
          <w:sz w:val="24"/>
          <w:szCs w:val="24"/>
          <w:lang w:val="en-US"/>
        </w:rPr>
      </w:pPr>
    </w:p>
    <w:p w14:paraId="23D642AB" w14:textId="77777777" w:rsidR="003F633F" w:rsidRPr="00AE1BCF" w:rsidRDefault="003F633F" w:rsidP="003F633F">
      <w:pPr>
        <w:spacing w:before="120" w:after="120"/>
        <w:rPr>
          <w:rFonts w:ascii="Times New Roman" w:hAnsi="Times New Roman" w:cs="Times New Roman"/>
          <w:sz w:val="24"/>
          <w:szCs w:val="24"/>
          <w:lang w:val="en-US"/>
        </w:rPr>
      </w:pPr>
    </w:p>
    <w:p w14:paraId="6DC85563" w14:textId="77777777" w:rsidR="003F633F" w:rsidRPr="00AE1BCF" w:rsidRDefault="003F633F" w:rsidP="003F633F">
      <w:pPr>
        <w:spacing w:before="120" w:after="120"/>
        <w:rPr>
          <w:rFonts w:ascii="Times New Roman" w:hAnsi="Times New Roman" w:cs="Times New Roman"/>
          <w:sz w:val="24"/>
          <w:szCs w:val="24"/>
          <w:lang w:val="en-US"/>
        </w:rPr>
      </w:pPr>
    </w:p>
    <w:p w14:paraId="3980AACE" w14:textId="1DB89B8D" w:rsidR="003F633F" w:rsidRPr="00AE1BCF" w:rsidRDefault="00411707" w:rsidP="003F633F">
      <w:pPr>
        <w:spacing w:before="120" w:after="120"/>
        <w:rPr>
          <w:rFonts w:ascii="Times New Roman" w:hAnsi="Times New Roman" w:cs="Times New Roman"/>
          <w:sz w:val="24"/>
          <w:szCs w:val="24"/>
          <w:lang w:val="en-US"/>
        </w:rPr>
      </w:pPr>
      <w:r w:rsidRPr="00AE1BCF">
        <w:rPr>
          <w:rFonts w:ascii="Times New Roman" w:hAnsi="Times New Roman" w:cs="Times New Roman"/>
          <w:noProof/>
        </w:rPr>
        <w:drawing>
          <wp:inline distT="0" distB="0" distL="0" distR="0" wp14:anchorId="2D848303" wp14:editId="1D61F33D">
            <wp:extent cx="5731510" cy="3123565"/>
            <wp:effectExtent l="0" t="0" r="254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123565"/>
                    </a:xfrm>
                    <a:prstGeom prst="rect">
                      <a:avLst/>
                    </a:prstGeom>
                    <a:noFill/>
                    <a:ln>
                      <a:noFill/>
                    </a:ln>
                  </pic:spPr>
                </pic:pic>
              </a:graphicData>
            </a:graphic>
          </wp:inline>
        </w:drawing>
      </w:r>
    </w:p>
    <w:p w14:paraId="182573C9" w14:textId="02A3D88C" w:rsidR="003F633F" w:rsidRPr="00AE1BCF" w:rsidRDefault="003F633F" w:rsidP="003F633F">
      <w:pPr>
        <w:spacing w:before="120" w:after="120"/>
        <w:rPr>
          <w:rFonts w:ascii="Times New Roman" w:hAnsi="Times New Roman" w:cs="Times New Roman"/>
          <w:sz w:val="24"/>
          <w:szCs w:val="24"/>
          <w:lang w:val="en-US"/>
        </w:rPr>
      </w:pPr>
    </w:p>
    <w:p w14:paraId="388866B4" w14:textId="6BFA3499" w:rsidR="00411707" w:rsidRDefault="003F633F" w:rsidP="003F633F">
      <w:pPr>
        <w:spacing w:before="120" w:after="120"/>
        <w:rPr>
          <w:rFonts w:ascii="Times New Roman" w:hAnsi="Times New Roman" w:cs="Times New Roman"/>
          <w:sz w:val="24"/>
          <w:szCs w:val="24"/>
          <w:lang w:val="en-US"/>
        </w:rPr>
      </w:pPr>
      <w:r w:rsidRPr="00AE1BCF">
        <w:rPr>
          <w:rFonts w:ascii="Times New Roman" w:hAnsi="Times New Roman" w:cs="Times New Roman"/>
          <w:sz w:val="24"/>
          <w:szCs w:val="24"/>
          <w:lang w:val="en-US"/>
        </w:rPr>
        <w:lastRenderedPageBreak/>
        <w:t>Fig</w:t>
      </w:r>
      <w:r w:rsidR="00203CE2">
        <w:rPr>
          <w:rFonts w:ascii="Times New Roman" w:hAnsi="Times New Roman" w:cs="Times New Roman"/>
          <w:sz w:val="24"/>
          <w:szCs w:val="24"/>
          <w:lang w:val="en-US"/>
        </w:rPr>
        <w:t>ure</w:t>
      </w:r>
      <w:r w:rsidRPr="00AE1BCF">
        <w:rPr>
          <w:rFonts w:ascii="Times New Roman" w:hAnsi="Times New Roman" w:cs="Times New Roman"/>
          <w:sz w:val="24"/>
          <w:szCs w:val="24"/>
          <w:lang w:val="en-US"/>
        </w:rPr>
        <w:t>1</w:t>
      </w:r>
      <w:r w:rsidR="00DB3306">
        <w:rPr>
          <w:rFonts w:ascii="Times New Roman" w:hAnsi="Times New Roman" w:cs="Times New Roman"/>
          <w:sz w:val="24"/>
          <w:szCs w:val="24"/>
          <w:lang w:val="en-US"/>
        </w:rPr>
        <w:t>:</w:t>
      </w:r>
      <w:r w:rsidRPr="00AE1BCF">
        <w:rPr>
          <w:rFonts w:ascii="Times New Roman" w:hAnsi="Times New Roman" w:cs="Times New Roman"/>
          <w:sz w:val="24"/>
          <w:szCs w:val="24"/>
          <w:lang w:val="en-US"/>
        </w:rPr>
        <w:t xml:space="preserve"> </w:t>
      </w:r>
      <w:r w:rsidR="00411707" w:rsidRPr="00AE1BCF">
        <w:rPr>
          <w:rFonts w:ascii="Times New Roman" w:hAnsi="Times New Roman" w:cs="Times New Roman"/>
          <w:sz w:val="24"/>
          <w:szCs w:val="24"/>
          <w:lang w:val="en-US"/>
        </w:rPr>
        <w:t xml:space="preserve">Schematic of </w:t>
      </w:r>
      <w:r w:rsidR="00BE2E28">
        <w:rPr>
          <w:rFonts w:ascii="Times New Roman" w:hAnsi="Times New Roman" w:cs="Times New Roman"/>
          <w:sz w:val="24"/>
          <w:szCs w:val="24"/>
          <w:lang w:val="en-US"/>
        </w:rPr>
        <w:t>the</w:t>
      </w:r>
      <w:r w:rsidR="00BE2E28" w:rsidRPr="00AE1BCF">
        <w:rPr>
          <w:rFonts w:ascii="Times New Roman" w:hAnsi="Times New Roman" w:cs="Times New Roman"/>
          <w:sz w:val="24"/>
          <w:szCs w:val="24"/>
          <w:lang w:val="en-US"/>
        </w:rPr>
        <w:t xml:space="preserve"> </w:t>
      </w:r>
      <w:r w:rsidR="00411707" w:rsidRPr="00AE1BCF">
        <w:rPr>
          <w:rFonts w:ascii="Times New Roman" w:hAnsi="Times New Roman" w:cs="Times New Roman"/>
          <w:sz w:val="24"/>
          <w:szCs w:val="24"/>
          <w:lang w:val="en-US"/>
        </w:rPr>
        <w:t xml:space="preserve">niche construct used in the analysis. A. An example of </w:t>
      </w:r>
      <w:r w:rsidR="00B469CE">
        <w:rPr>
          <w:rFonts w:ascii="Times New Roman" w:hAnsi="Times New Roman" w:cs="Times New Roman"/>
          <w:sz w:val="24"/>
          <w:szCs w:val="24"/>
          <w:lang w:val="en-US"/>
        </w:rPr>
        <w:t xml:space="preserve">Gaussian-shaped </w:t>
      </w:r>
      <w:r w:rsidR="00411707" w:rsidRPr="00AE1BCF">
        <w:rPr>
          <w:rFonts w:ascii="Times New Roman" w:hAnsi="Times New Roman" w:cs="Times New Roman"/>
          <w:sz w:val="24"/>
          <w:szCs w:val="24"/>
          <w:lang w:val="en-US"/>
        </w:rPr>
        <w:t xml:space="preserve">resource utilization curves of the consumer individuals. A consumer with a trait value z consumes resources of the traits distributed over resource axis with a fixed mean and a fixed variance.  B. Strength of competition between a pair of consumers with traits z and z’ is derived from an overlap between their respective resource utilization curves. This function is also called a competitive kernel. C. When the effect of competition between a random pair of heterospecific individuals is added over populations, we obtain the </w:t>
      </w:r>
      <w:r w:rsidR="00DB0F5F" w:rsidRPr="00AE1BCF">
        <w:rPr>
          <w:rFonts w:ascii="Times New Roman" w:hAnsi="Times New Roman" w:cs="Times New Roman"/>
          <w:sz w:val="24"/>
          <w:szCs w:val="24"/>
          <w:lang w:val="en-US"/>
        </w:rPr>
        <w:t>relative reduction in fitness as a function of difference between mean traits of competing species. D. Effect of competition between two species on the rate of change in mean trait over a generation.</w:t>
      </w:r>
    </w:p>
    <w:p w14:paraId="6CE72F9E" w14:textId="2E145108" w:rsidR="00B469CE" w:rsidRDefault="00B469CE" w:rsidP="003F633F">
      <w:pPr>
        <w:spacing w:before="120" w:after="120"/>
        <w:rPr>
          <w:rFonts w:ascii="Times New Roman" w:hAnsi="Times New Roman" w:cs="Times New Roman"/>
          <w:sz w:val="24"/>
          <w:szCs w:val="24"/>
          <w:lang w:val="en-US"/>
        </w:rPr>
      </w:pPr>
    </w:p>
    <w:p w14:paraId="5C7563A4" w14:textId="51DF1F4E" w:rsidR="00B469CE" w:rsidRDefault="00B469CE" w:rsidP="003F633F">
      <w:pPr>
        <w:spacing w:before="120" w:after="120"/>
        <w:rPr>
          <w:rFonts w:ascii="Times New Roman" w:hAnsi="Times New Roman" w:cs="Times New Roman"/>
          <w:b/>
          <w:bCs/>
          <w:sz w:val="28"/>
          <w:szCs w:val="28"/>
          <w:lang w:val="en-US"/>
        </w:rPr>
      </w:pPr>
      <w:r w:rsidRPr="00B469CE">
        <w:rPr>
          <w:rFonts w:ascii="Times New Roman" w:hAnsi="Times New Roman" w:cs="Times New Roman"/>
          <w:b/>
          <w:bCs/>
          <w:sz w:val="28"/>
          <w:szCs w:val="28"/>
          <w:lang w:val="en-US"/>
        </w:rPr>
        <w:t>Results:</w:t>
      </w:r>
    </w:p>
    <w:p w14:paraId="09E54136" w14:textId="29E56D87" w:rsidR="00B469CE" w:rsidRDefault="00CF5F1B" w:rsidP="003F633F">
      <w:pPr>
        <w:spacing w:before="120" w:after="120"/>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966967A" wp14:editId="623BE9D5">
            <wp:extent cx="5387340" cy="1986826"/>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6006" cy="1993710"/>
                    </a:xfrm>
                    <a:prstGeom prst="rect">
                      <a:avLst/>
                    </a:prstGeom>
                    <a:noFill/>
                  </pic:spPr>
                </pic:pic>
              </a:graphicData>
            </a:graphic>
          </wp:inline>
        </w:drawing>
      </w:r>
    </w:p>
    <w:p w14:paraId="30F16374" w14:textId="18A0BA2B" w:rsidR="00203CE2" w:rsidRDefault="00203CE2" w:rsidP="003F633F">
      <w:pPr>
        <w:spacing w:before="120" w:after="120"/>
        <w:rPr>
          <w:rFonts w:ascii="Times New Roman" w:hAnsi="Times New Roman" w:cs="Times New Roman"/>
          <w:lang w:val="en-US"/>
        </w:rPr>
      </w:pPr>
      <w:r>
        <w:rPr>
          <w:rFonts w:ascii="Times New Roman" w:hAnsi="Times New Roman" w:cs="Times New Roman"/>
          <w:lang w:val="en-US"/>
        </w:rPr>
        <w:t>Figure 2:</w:t>
      </w:r>
      <w:r w:rsidR="008173F9">
        <w:rPr>
          <w:rFonts w:ascii="Times New Roman" w:hAnsi="Times New Roman" w:cs="Times New Roman"/>
          <w:lang w:val="en-US"/>
        </w:rPr>
        <w:t xml:space="preserve"> Sample outcomes of simulations under two quantitative genetic models, QG (left panel) and SK model (right panel). Both the plots show the evolution of mean trait values of 20 competing species with a truncated Gaussian competition kernel (Threshold=1, Width of competition=1) for </w:t>
      </w:r>
      <w:r w:rsidR="0070649E">
        <w:rPr>
          <w:rFonts w:ascii="Times New Roman" w:hAnsi="Times New Roman" w:cs="Times New Roman"/>
          <w:lang w:val="en-US"/>
        </w:rPr>
        <w:t>10</w:t>
      </w:r>
      <w:r w:rsidR="008173F9">
        <w:rPr>
          <w:rFonts w:ascii="Times New Roman" w:hAnsi="Times New Roman" w:cs="Times New Roman"/>
          <w:lang w:val="en-US"/>
        </w:rPr>
        <w:t xml:space="preserve">000 generations.  </w:t>
      </w:r>
      <w:r w:rsidR="00775E7D">
        <w:rPr>
          <w:rFonts w:ascii="Times New Roman" w:hAnsi="Times New Roman" w:cs="Times New Roman"/>
          <w:lang w:val="en-US"/>
        </w:rPr>
        <w:t xml:space="preserve">The thickness of the trajectories represents the relative population sizes of the species at the given time. </w:t>
      </w:r>
      <w:r w:rsidR="00DE1DFC">
        <w:rPr>
          <w:rFonts w:ascii="Times New Roman" w:hAnsi="Times New Roman" w:cs="Times New Roman"/>
          <w:lang w:val="en-US"/>
        </w:rPr>
        <w:t xml:space="preserve">The ends of the trajectories before the final time steps indicate the extinction events. </w:t>
      </w:r>
    </w:p>
    <w:p w14:paraId="7067CAF8" w14:textId="05AF7745" w:rsidR="00BE2433" w:rsidRDefault="00C236E2" w:rsidP="003F633F">
      <w:pPr>
        <w:spacing w:before="120" w:after="120"/>
        <w:rPr>
          <w:rFonts w:ascii="Times New Roman" w:hAnsi="Times New Roman" w:cs="Times New Roman"/>
          <w:lang w:val="en-US"/>
        </w:rPr>
      </w:pPr>
      <w:r w:rsidRPr="00C236E2">
        <w:t xml:space="preserve"> </w:t>
      </w:r>
      <w:r w:rsidRPr="00C236E2">
        <w:rPr>
          <w:rFonts w:ascii="Times New Roman" w:hAnsi="Times New Roman" w:cs="Times New Roman"/>
          <w:lang w:val="en-US"/>
        </w:rPr>
        <w:t>`</w:t>
      </w:r>
      <w:r w:rsidR="00DF0FFE">
        <w:rPr>
          <w:rFonts w:ascii="Times New Roman" w:hAnsi="Times New Roman" w:cs="Times New Roman"/>
          <w:noProof/>
          <w:lang w:val="en-US"/>
        </w:rPr>
        <w:drawing>
          <wp:inline distT="0" distB="0" distL="0" distR="0" wp14:anchorId="39DCEC5E" wp14:editId="11E371E1">
            <wp:extent cx="6012000" cy="1949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12000" cy="1949435"/>
                    </a:xfrm>
                    <a:prstGeom prst="rect">
                      <a:avLst/>
                    </a:prstGeom>
                    <a:noFill/>
                  </pic:spPr>
                </pic:pic>
              </a:graphicData>
            </a:graphic>
          </wp:inline>
        </w:drawing>
      </w:r>
    </w:p>
    <w:p w14:paraId="6A186251" w14:textId="7A399DA8" w:rsidR="003F1C25" w:rsidRDefault="003F1C25" w:rsidP="003F633F">
      <w:pPr>
        <w:spacing w:before="120" w:after="120"/>
        <w:rPr>
          <w:rFonts w:ascii="Times New Roman" w:hAnsi="Times New Roman" w:cs="Times New Roman"/>
        </w:rPr>
      </w:pPr>
      <w:r>
        <w:rPr>
          <w:rFonts w:ascii="Times New Roman" w:hAnsi="Times New Roman" w:cs="Times New Roman"/>
          <w:lang w:val="en-US"/>
        </w:rPr>
        <w:t xml:space="preserve">Figure 3: </w:t>
      </w:r>
      <w:r w:rsidRPr="003F1C25">
        <w:rPr>
          <w:rFonts w:ascii="Times New Roman" w:hAnsi="Times New Roman" w:cs="Times New Roman"/>
        </w:rPr>
        <w:t xml:space="preserve">Temporal trends in species richness of competing community are shown under two quantitative genetic processes (QG and SK model) and with different shapes of competitive kernels. The columns in each panel represent the sets of simulations with different thresholds to the Gaussian competition kernels. The rows from both the panels indicate the strength of interspecific competition relative to intraspecific competition. Within each plot, three different </w:t>
      </w:r>
      <w:proofErr w:type="spellStart"/>
      <w:r w:rsidRPr="003F1C25">
        <w:rPr>
          <w:rFonts w:ascii="Times New Roman" w:hAnsi="Times New Roman" w:cs="Times New Roman"/>
        </w:rPr>
        <w:t>colored</w:t>
      </w:r>
      <w:proofErr w:type="spellEnd"/>
      <w:r w:rsidRPr="003F1C25">
        <w:rPr>
          <w:rFonts w:ascii="Times New Roman" w:hAnsi="Times New Roman" w:cs="Times New Roman"/>
        </w:rPr>
        <w:t xml:space="preserve"> trajectories represent different widths of Gaussian kernels.</w:t>
      </w:r>
    </w:p>
    <w:p w14:paraId="701E3398" w14:textId="1A894FF9" w:rsidR="00BE2433" w:rsidRPr="00DF0FFE" w:rsidRDefault="00DF0FFE" w:rsidP="003F633F">
      <w:pPr>
        <w:spacing w:before="120" w:after="120"/>
        <w:rPr>
          <w:rFonts w:ascii="Times New Roman" w:hAnsi="Times New Roman" w:cs="Times New Roman"/>
        </w:rPr>
      </w:pPr>
      <w:r>
        <w:rPr>
          <w:rFonts w:ascii="Times New Roman" w:hAnsi="Times New Roman" w:cs="Times New Roman"/>
          <w:noProof/>
        </w:rPr>
        <w:lastRenderedPageBreak/>
        <w:drawing>
          <wp:inline distT="0" distB="0" distL="0" distR="0" wp14:anchorId="0786755E" wp14:editId="78D6B8F4">
            <wp:extent cx="6012000" cy="19316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12000" cy="1931651"/>
                    </a:xfrm>
                    <a:prstGeom prst="rect">
                      <a:avLst/>
                    </a:prstGeom>
                    <a:noFill/>
                  </pic:spPr>
                </pic:pic>
              </a:graphicData>
            </a:graphic>
          </wp:inline>
        </w:drawing>
      </w:r>
    </w:p>
    <w:p w14:paraId="488FFD4F" w14:textId="2B8B3855" w:rsidR="00DB0F5F" w:rsidRDefault="00DB0F5F" w:rsidP="00F3604C">
      <w:pPr>
        <w:spacing w:before="120" w:after="120"/>
        <w:rPr>
          <w:rFonts w:ascii="Times New Roman" w:hAnsi="Times New Roman" w:cs="Times New Roman"/>
          <w:noProof/>
        </w:rPr>
      </w:pPr>
      <w:r w:rsidRPr="00AE1BCF">
        <w:rPr>
          <w:rFonts w:ascii="Times New Roman" w:hAnsi="Times New Roman" w:cs="Times New Roman"/>
          <w:noProof/>
        </w:rPr>
        <w:t>Fig</w:t>
      </w:r>
      <w:r w:rsidR="00203CE2">
        <w:rPr>
          <w:rFonts w:ascii="Times New Roman" w:hAnsi="Times New Roman" w:cs="Times New Roman"/>
          <w:noProof/>
        </w:rPr>
        <w:t>ure</w:t>
      </w:r>
      <w:r w:rsidRPr="00AE1BCF">
        <w:rPr>
          <w:rFonts w:ascii="Times New Roman" w:hAnsi="Times New Roman" w:cs="Times New Roman"/>
          <w:noProof/>
        </w:rPr>
        <w:t xml:space="preserve"> </w:t>
      </w:r>
      <w:r w:rsidR="003F1C25">
        <w:rPr>
          <w:rFonts w:ascii="Times New Roman" w:hAnsi="Times New Roman" w:cs="Times New Roman"/>
          <w:noProof/>
        </w:rPr>
        <w:t>4</w:t>
      </w:r>
      <w:r w:rsidRPr="00AE1BCF">
        <w:rPr>
          <w:rFonts w:ascii="Times New Roman" w:hAnsi="Times New Roman" w:cs="Times New Roman"/>
          <w:noProof/>
        </w:rPr>
        <w:t xml:space="preserve"> </w:t>
      </w:r>
      <w:r w:rsidR="00A032D6">
        <w:rPr>
          <w:rFonts w:ascii="Times New Roman" w:hAnsi="Times New Roman" w:cs="Times New Roman"/>
          <w:noProof/>
        </w:rPr>
        <w:t>Temporal trends in maximum modularity of competitive networks is shown</w:t>
      </w:r>
      <w:r w:rsidR="00342221" w:rsidRPr="00342221">
        <w:rPr>
          <w:rFonts w:ascii="Times New Roman" w:hAnsi="Times New Roman" w:cs="Times New Roman"/>
          <w:noProof/>
        </w:rPr>
        <w:t xml:space="preserve"> </w:t>
      </w:r>
      <w:r w:rsidR="00342221">
        <w:rPr>
          <w:rFonts w:ascii="Times New Roman" w:hAnsi="Times New Roman" w:cs="Times New Roman"/>
          <w:noProof/>
        </w:rPr>
        <w:t>under two quantitative genetic processes (QG and SK model</w:t>
      </w:r>
      <w:r w:rsidR="00B469CE">
        <w:rPr>
          <w:rFonts w:ascii="Times New Roman" w:hAnsi="Times New Roman" w:cs="Times New Roman"/>
          <w:noProof/>
        </w:rPr>
        <w:t xml:space="preserve"> with 20 loci</w:t>
      </w:r>
      <w:r w:rsidR="00342221">
        <w:rPr>
          <w:rFonts w:ascii="Times New Roman" w:hAnsi="Times New Roman" w:cs="Times New Roman"/>
          <w:noProof/>
        </w:rPr>
        <w:t>) and with different shapes of competitive kernels</w:t>
      </w:r>
      <w:r w:rsidR="00A032D6">
        <w:rPr>
          <w:rFonts w:ascii="Times New Roman" w:hAnsi="Times New Roman" w:cs="Times New Roman"/>
          <w:noProof/>
        </w:rPr>
        <w:t xml:space="preserve">. </w:t>
      </w:r>
      <w:r w:rsidRPr="00AE1BCF">
        <w:rPr>
          <w:rFonts w:ascii="Times New Roman" w:hAnsi="Times New Roman" w:cs="Times New Roman"/>
          <w:noProof/>
        </w:rPr>
        <w:t xml:space="preserve">The columns </w:t>
      </w:r>
      <w:r w:rsidR="00A032D6">
        <w:rPr>
          <w:rFonts w:ascii="Times New Roman" w:hAnsi="Times New Roman" w:cs="Times New Roman"/>
          <w:noProof/>
        </w:rPr>
        <w:t xml:space="preserve">in each panel </w:t>
      </w:r>
      <w:r w:rsidRPr="00AE1BCF">
        <w:rPr>
          <w:rFonts w:ascii="Times New Roman" w:hAnsi="Times New Roman" w:cs="Times New Roman"/>
          <w:noProof/>
        </w:rPr>
        <w:t xml:space="preserve">represent the sets of simulations with different thresholds to the Gaussian competition kernels. </w:t>
      </w:r>
      <w:r w:rsidR="00A032D6" w:rsidRPr="00AE1BCF">
        <w:rPr>
          <w:rFonts w:ascii="Times New Roman" w:hAnsi="Times New Roman" w:cs="Times New Roman"/>
          <w:noProof/>
        </w:rPr>
        <w:t>T</w:t>
      </w:r>
      <w:r w:rsidR="00342221">
        <w:rPr>
          <w:rFonts w:ascii="Times New Roman" w:hAnsi="Times New Roman" w:cs="Times New Roman"/>
          <w:noProof/>
        </w:rPr>
        <w:t>he</w:t>
      </w:r>
      <w:r w:rsidR="00A032D6" w:rsidRPr="00AE1BCF">
        <w:rPr>
          <w:rFonts w:ascii="Times New Roman" w:hAnsi="Times New Roman" w:cs="Times New Roman"/>
          <w:noProof/>
        </w:rPr>
        <w:t xml:space="preserve"> rows </w:t>
      </w:r>
      <w:r w:rsidR="00342221">
        <w:rPr>
          <w:rFonts w:ascii="Times New Roman" w:hAnsi="Times New Roman" w:cs="Times New Roman"/>
          <w:noProof/>
        </w:rPr>
        <w:t xml:space="preserve">from both the panels indicate the strength of interspecific competition relative to intraspecific competition. </w:t>
      </w:r>
      <w:r w:rsidRPr="00AE1BCF">
        <w:rPr>
          <w:rFonts w:ascii="Times New Roman" w:hAnsi="Times New Roman" w:cs="Times New Roman"/>
          <w:noProof/>
        </w:rPr>
        <w:t xml:space="preserve">Within each plot, three different colored trajectories represent different widths of Gaussian kernels. </w:t>
      </w:r>
      <w:r w:rsidR="00F826B2">
        <w:rPr>
          <w:rFonts w:ascii="Times New Roman" w:hAnsi="Times New Roman" w:cs="Times New Roman"/>
          <w:noProof/>
        </w:rPr>
        <w:t xml:space="preserve">Each trajectory has a bold line representing the mean values across 20 replicates that represent varying initial demographic conditions. Range around the bold lines with faded colors should variation one standard deviation around the mean.  </w:t>
      </w:r>
    </w:p>
    <w:p w14:paraId="734FFC66" w14:textId="22DC083A" w:rsidR="00DB0F5F" w:rsidRPr="00AE1BCF" w:rsidRDefault="00DF0FFE" w:rsidP="00F3604C">
      <w:pPr>
        <w:spacing w:before="120" w:after="12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F6E994F" wp14:editId="3BD33AAC">
            <wp:extent cx="6012000" cy="1972225"/>
            <wp:effectExtent l="0" t="0" r="825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2000" cy="1972225"/>
                    </a:xfrm>
                    <a:prstGeom prst="rect">
                      <a:avLst/>
                    </a:prstGeom>
                    <a:noFill/>
                  </pic:spPr>
                </pic:pic>
              </a:graphicData>
            </a:graphic>
          </wp:inline>
        </w:drawing>
      </w:r>
    </w:p>
    <w:p w14:paraId="1B6525A8" w14:textId="1CC4F108" w:rsidR="00DB0F5F" w:rsidRPr="00DF0FFE" w:rsidRDefault="00DB0F5F" w:rsidP="00F3604C">
      <w:pPr>
        <w:spacing w:before="120" w:after="120"/>
        <w:rPr>
          <w:rFonts w:ascii="Times New Roman" w:hAnsi="Times New Roman" w:cs="Times New Roman"/>
          <w:noProof/>
        </w:rPr>
      </w:pPr>
      <w:r w:rsidRPr="00DF0FFE">
        <w:rPr>
          <w:rFonts w:ascii="Times New Roman" w:hAnsi="Times New Roman" w:cs="Times New Roman"/>
          <w:lang w:val="en-US"/>
        </w:rPr>
        <w:t>Fig</w:t>
      </w:r>
      <w:r w:rsidR="00203CE2" w:rsidRPr="00DF0FFE">
        <w:rPr>
          <w:rFonts w:ascii="Times New Roman" w:hAnsi="Times New Roman" w:cs="Times New Roman"/>
          <w:lang w:val="en-US"/>
        </w:rPr>
        <w:t xml:space="preserve">ure </w:t>
      </w:r>
      <w:r w:rsidR="003F1C25" w:rsidRPr="00DF0FFE">
        <w:rPr>
          <w:rFonts w:ascii="Times New Roman" w:hAnsi="Times New Roman" w:cs="Times New Roman"/>
          <w:lang w:val="en-US"/>
        </w:rPr>
        <w:t>5</w:t>
      </w:r>
      <w:r w:rsidRPr="00DF0FFE">
        <w:rPr>
          <w:rFonts w:ascii="Times New Roman" w:hAnsi="Times New Roman" w:cs="Times New Roman"/>
          <w:lang w:val="en-US"/>
        </w:rPr>
        <w:t xml:space="preserve"> </w:t>
      </w:r>
      <w:r w:rsidR="00342221" w:rsidRPr="00DF0FFE">
        <w:rPr>
          <w:rFonts w:ascii="Times New Roman" w:hAnsi="Times New Roman" w:cs="Times New Roman"/>
          <w:lang w:val="en-US"/>
        </w:rPr>
        <w:t xml:space="preserve">Temporal trends in </w:t>
      </w:r>
      <w:r w:rsidR="00FB5C26" w:rsidRPr="00DF0FFE">
        <w:rPr>
          <w:rFonts w:ascii="Times New Roman" w:hAnsi="Times New Roman" w:cs="Times New Roman"/>
          <w:lang w:val="en-US"/>
        </w:rPr>
        <w:t xml:space="preserve">trait </w:t>
      </w:r>
      <w:r w:rsidR="00342221" w:rsidRPr="00DF0FFE">
        <w:rPr>
          <w:rFonts w:ascii="Times New Roman" w:hAnsi="Times New Roman" w:cs="Times New Roman"/>
          <w:lang w:val="en-US"/>
        </w:rPr>
        <w:t xml:space="preserve">dispersion patterns (Mean Nearest Neighbor distance) of trait means is shown </w:t>
      </w:r>
      <w:r w:rsidR="00342221" w:rsidRPr="00DF0FFE">
        <w:rPr>
          <w:rFonts w:ascii="Times New Roman" w:hAnsi="Times New Roman" w:cs="Times New Roman"/>
          <w:noProof/>
        </w:rPr>
        <w:t>under two quantitative genetic processes (QG and SK model</w:t>
      </w:r>
      <w:r w:rsidR="00B469CE" w:rsidRPr="00DF0FFE">
        <w:rPr>
          <w:rFonts w:ascii="Times New Roman" w:hAnsi="Times New Roman" w:cs="Times New Roman"/>
          <w:noProof/>
        </w:rPr>
        <w:t xml:space="preserve"> with 20 loci</w:t>
      </w:r>
      <w:r w:rsidR="00342221" w:rsidRPr="00DF0FFE">
        <w:rPr>
          <w:rFonts w:ascii="Times New Roman" w:hAnsi="Times New Roman" w:cs="Times New Roman"/>
          <w:noProof/>
        </w:rPr>
        <w:t>) and with different shapes of competitive kernels</w:t>
      </w:r>
      <w:r w:rsidR="00342221" w:rsidRPr="00DF0FFE">
        <w:rPr>
          <w:rFonts w:ascii="Times New Roman" w:hAnsi="Times New Roman" w:cs="Times New Roman"/>
          <w:lang w:val="en-US"/>
        </w:rPr>
        <w:t xml:space="preserve">. </w:t>
      </w:r>
      <w:r w:rsidR="00342221" w:rsidRPr="00DF0FFE">
        <w:rPr>
          <w:rFonts w:ascii="Times New Roman" w:hAnsi="Times New Roman" w:cs="Times New Roman"/>
          <w:noProof/>
        </w:rPr>
        <w:t>The columns in each panel represent the sets of simulations with different thresholds to the Gaussian competition kernels. The rows from both the panels indicate the strength of interspecific competition relative to intraspecific competition. Within each plot, three different colored trajectories represent different widths of Gaussian kernels.</w:t>
      </w:r>
      <w:r w:rsidR="00F826B2" w:rsidRPr="00DF0FFE">
        <w:rPr>
          <w:rFonts w:ascii="Times New Roman" w:hAnsi="Times New Roman" w:cs="Times New Roman"/>
          <w:noProof/>
        </w:rPr>
        <w:t xml:space="preserve"> Each trajectory has a bold line representing the mean values across 20 replicates that represent varying initial demographic conditions. Range around the bold lines with faded colors should variation one standard deviation around the mean.  </w:t>
      </w:r>
    </w:p>
    <w:p w14:paraId="4A5F7B2D" w14:textId="77777777" w:rsidR="00E67102" w:rsidRDefault="00E67102" w:rsidP="00F3604C">
      <w:pPr>
        <w:spacing w:before="120" w:after="120"/>
        <w:rPr>
          <w:rFonts w:ascii="Times New Roman" w:hAnsi="Times New Roman" w:cs="Times New Roman"/>
          <w:noProof/>
        </w:rPr>
      </w:pPr>
    </w:p>
    <w:p w14:paraId="55660CAC" w14:textId="4C4BC17C" w:rsidR="003F1C25" w:rsidRDefault="00E42146" w:rsidP="00F3604C">
      <w:pPr>
        <w:spacing w:before="120" w:after="120"/>
        <w:rPr>
          <w:rFonts w:ascii="Times New Roman" w:hAnsi="Times New Roman" w:cs="Times New Roman"/>
          <w:noProof/>
        </w:rPr>
      </w:pPr>
      <w:r>
        <w:rPr>
          <w:rFonts w:ascii="Times New Roman" w:hAnsi="Times New Roman" w:cs="Times New Roman"/>
          <w:noProof/>
        </w:rPr>
        <w:lastRenderedPageBreak/>
        <w:drawing>
          <wp:inline distT="0" distB="0" distL="0" distR="0" wp14:anchorId="2EE91CA7" wp14:editId="4149A27A">
            <wp:extent cx="5728677" cy="2608114"/>
            <wp:effectExtent l="19050" t="19050" r="24765" b="20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6700" cy="2639083"/>
                    </a:xfrm>
                    <a:prstGeom prst="rect">
                      <a:avLst/>
                    </a:prstGeom>
                    <a:noFill/>
                    <a:ln>
                      <a:solidFill>
                        <a:schemeClr val="tx1"/>
                      </a:solidFill>
                    </a:ln>
                  </pic:spPr>
                </pic:pic>
              </a:graphicData>
            </a:graphic>
          </wp:inline>
        </w:drawing>
      </w:r>
    </w:p>
    <w:p w14:paraId="47F59592" w14:textId="148FD8C3" w:rsidR="003F1C25" w:rsidRDefault="003F1C25" w:rsidP="00F3604C">
      <w:pPr>
        <w:spacing w:before="120" w:after="120"/>
        <w:rPr>
          <w:rFonts w:ascii="Times New Roman" w:hAnsi="Times New Roman" w:cs="Times New Roman"/>
          <w:noProof/>
          <w:lang w:val="en-US"/>
        </w:rPr>
      </w:pPr>
      <w:r>
        <w:rPr>
          <w:rFonts w:ascii="Times New Roman" w:hAnsi="Times New Roman" w:cs="Times New Roman"/>
          <w:noProof/>
        </w:rPr>
        <w:t xml:space="preserve">Figure 6: </w:t>
      </w:r>
      <w:r>
        <w:rPr>
          <w:rFonts w:ascii="Times New Roman" w:hAnsi="Times New Roman" w:cs="Times New Roman"/>
          <w:noProof/>
          <w:lang w:val="en-US"/>
        </w:rPr>
        <w:t>Demonstration of how</w:t>
      </w:r>
      <w:r w:rsidRPr="003F1C25">
        <w:rPr>
          <w:rFonts w:ascii="Times New Roman" w:hAnsi="Times New Roman" w:cs="Times New Roman"/>
          <w:noProof/>
          <w:lang w:val="en-US"/>
        </w:rPr>
        <w:t xml:space="preserve"> </w:t>
      </w:r>
      <w:r>
        <w:rPr>
          <w:rFonts w:ascii="Times New Roman" w:hAnsi="Times New Roman" w:cs="Times New Roman"/>
          <w:noProof/>
          <w:lang w:val="en-US"/>
        </w:rPr>
        <w:t xml:space="preserve">different </w:t>
      </w:r>
      <w:r w:rsidRPr="003F1C25">
        <w:rPr>
          <w:rFonts w:ascii="Times New Roman" w:hAnsi="Times New Roman" w:cs="Times New Roman"/>
          <w:noProof/>
          <w:lang w:val="en-US"/>
        </w:rPr>
        <w:t>beta functions</w:t>
      </w:r>
      <w:r>
        <w:rPr>
          <w:rFonts w:ascii="Times New Roman" w:hAnsi="Times New Roman" w:cs="Times New Roman"/>
          <w:noProof/>
          <w:lang w:val="en-US"/>
        </w:rPr>
        <w:t xml:space="preserve"> may </w:t>
      </w:r>
      <w:r w:rsidRPr="003F1C25">
        <w:rPr>
          <w:rFonts w:ascii="Times New Roman" w:hAnsi="Times New Roman" w:cs="Times New Roman"/>
          <w:noProof/>
          <w:lang w:val="en-US"/>
        </w:rPr>
        <w:t>lead to different evolutionary trajectories of competing species. Panel</w:t>
      </w:r>
      <w:r>
        <w:rPr>
          <w:rFonts w:ascii="Times New Roman" w:hAnsi="Times New Roman" w:cs="Times New Roman"/>
          <w:noProof/>
          <w:lang w:val="en-US"/>
        </w:rPr>
        <w:t xml:space="preserve"> </w:t>
      </w:r>
      <w:r w:rsidRPr="003F1C25">
        <w:rPr>
          <w:rFonts w:ascii="Times New Roman" w:hAnsi="Times New Roman" w:cs="Times New Roman"/>
          <w:noProof/>
          <w:lang w:val="en-US"/>
        </w:rPr>
        <w:t>(I) shows a scenario where multiple species are competing via a single common trait and their means can be placed on a single trait axis. Two species in focus are highlighted in green and red circles. Rest of the species (in black circles) are collectively considered as a diffuse competition. Example 1 from panel (II), shows a β function curve resulting from a Gaussian competitive kernel and normally distributed traits (see eq. 6) and the effect of diffuse and pairwise competition on species A (left) and B (righ</w:t>
      </w:r>
      <w:r w:rsidR="00353AD0">
        <w:rPr>
          <w:rFonts w:ascii="Times New Roman" w:hAnsi="Times New Roman" w:cs="Times New Roman"/>
          <w:noProof/>
          <w:lang w:val="en-US"/>
        </w:rPr>
        <w:t>t</w:t>
      </w:r>
      <w:r w:rsidRPr="003F1C25">
        <w:rPr>
          <w:rFonts w:ascii="Times New Roman" w:hAnsi="Times New Roman" w:cs="Times New Roman"/>
          <w:noProof/>
          <w:lang w:val="en-US"/>
        </w:rPr>
        <w:t>) respectively. Effect of diffuse competition does not overcome the strength of repulsive effect of a competition between A and B, thus leading to diverging trait evolution of A and B. Example 2 from panel (III), on the other hand shows a β function resulting from a truncated Gaussian competitive kernel and uniformly distributed traits. In this case, the effect of diffuse competition is much stronger than the mutual repulsion between A and B, leading to</w:t>
      </w:r>
      <w:r>
        <w:rPr>
          <w:rFonts w:ascii="Times New Roman" w:hAnsi="Times New Roman" w:cs="Times New Roman"/>
          <w:noProof/>
          <w:lang w:val="en-US"/>
        </w:rPr>
        <w:t xml:space="preserve"> </w:t>
      </w:r>
      <w:r w:rsidRPr="003F1C25">
        <w:rPr>
          <w:rFonts w:ascii="Times New Roman" w:hAnsi="Times New Roman" w:cs="Times New Roman"/>
          <w:noProof/>
          <w:lang w:val="en-US"/>
        </w:rPr>
        <w:t xml:space="preserve"> convergent trait evolution.</w:t>
      </w:r>
    </w:p>
    <w:p w14:paraId="5B0969F7" w14:textId="77777777" w:rsidR="003F1C25" w:rsidRDefault="003F1C25" w:rsidP="00F3604C">
      <w:pPr>
        <w:spacing w:before="120" w:after="120"/>
        <w:rPr>
          <w:rFonts w:ascii="Times New Roman" w:hAnsi="Times New Roman" w:cs="Times New Roman"/>
          <w:noProof/>
        </w:rPr>
      </w:pPr>
    </w:p>
    <w:p w14:paraId="0ED97087" w14:textId="53D4C1AF" w:rsidR="003F1C25" w:rsidRPr="003F1C25" w:rsidRDefault="003F1C25" w:rsidP="003F1C25">
      <w:pPr>
        <w:spacing w:before="120" w:after="120"/>
        <w:rPr>
          <w:rFonts w:ascii="Times New Roman" w:hAnsi="Times New Roman" w:cs="Times New Roman"/>
          <w:sz w:val="24"/>
          <w:szCs w:val="24"/>
          <w:lang w:val="en-US"/>
        </w:rPr>
      </w:pPr>
      <w:r w:rsidRPr="003F1C25">
        <w:rPr>
          <w:rFonts w:ascii="Times New Roman" w:hAnsi="Times New Roman" w:cs="Times New Roman"/>
          <w:sz w:val="24"/>
          <w:szCs w:val="24"/>
          <w:lang w:val="en-US"/>
        </w:rPr>
        <w:t>Two sample outcomes of the simulations are shown in Fig.2 to demonstrate the evolutionary dynamics under two quantitative genetic processes acting upon identical initial community assemblies. Both the results show a general pattern of trait divergence among competing species. The rates of trait evolution are higher at the beginning of the simulation and decrease as the trait distances between species get larger. Although the dynamics in both simulations have not reached stationary states, there are striking differences in terms of the dynamics of species extinctions, trait evolution and their final distributions. Under the QGL model of inheritance, trait difference between all the pairs of species keeps increasing albeit with uneven rates. Species that reach the trait extremes rapidly go extinct. Consequently, the final distribution of mean traits across community is roughly evenly spread across the trait range. On the contrary, the evolutionary dynamic under the SK model of inheritance does not always increase the distance between traits of pairs of species. Extinctions also occur but they are not primarily for the species with more extreme trait values.</w:t>
      </w:r>
      <w:r w:rsidR="00554877">
        <w:rPr>
          <w:rFonts w:ascii="Times New Roman" w:hAnsi="Times New Roman" w:cs="Times New Roman"/>
          <w:sz w:val="24"/>
          <w:szCs w:val="24"/>
          <w:lang w:val="en-US"/>
        </w:rPr>
        <w:t xml:space="preserve"> Species with more extreme trait values undergo population reduction as they experience sharp decline in intrinsic growth rates </w:t>
      </w:r>
      <w:proofErr w:type="gramStart"/>
      <w:r w:rsidR="00554877">
        <w:rPr>
          <w:rFonts w:ascii="Times New Roman" w:hAnsi="Times New Roman" w:cs="Times New Roman"/>
          <w:sz w:val="24"/>
          <w:szCs w:val="24"/>
          <w:lang w:val="en-US"/>
        </w:rPr>
        <w:t>similar to</w:t>
      </w:r>
      <w:proofErr w:type="gramEnd"/>
      <w:r w:rsidR="00554877">
        <w:rPr>
          <w:rFonts w:ascii="Times New Roman" w:hAnsi="Times New Roman" w:cs="Times New Roman"/>
          <w:sz w:val="24"/>
          <w:szCs w:val="24"/>
          <w:lang w:val="en-US"/>
        </w:rPr>
        <w:t xml:space="preserve"> the QGL model, but they take significant amount of time to become extinct. </w:t>
      </w:r>
      <w:r w:rsidRPr="003F1C25">
        <w:rPr>
          <w:rFonts w:ascii="Times New Roman" w:hAnsi="Times New Roman" w:cs="Times New Roman"/>
          <w:sz w:val="24"/>
          <w:szCs w:val="24"/>
          <w:lang w:val="en-US"/>
        </w:rPr>
        <w:t xml:space="preserve">The final mean trait distribution across species shows clusters of species with similar traits strongly competing. </w:t>
      </w:r>
    </w:p>
    <w:p w14:paraId="46BE92E8" w14:textId="65C0E77E" w:rsidR="003F1C25" w:rsidRDefault="003F1C25" w:rsidP="003F1C25">
      <w:pPr>
        <w:spacing w:before="120" w:after="120"/>
        <w:rPr>
          <w:rFonts w:ascii="Times New Roman" w:hAnsi="Times New Roman" w:cs="Times New Roman"/>
          <w:sz w:val="24"/>
          <w:szCs w:val="24"/>
          <w:lang w:val="en-US"/>
        </w:rPr>
      </w:pPr>
      <w:r w:rsidRPr="003F1C25">
        <w:rPr>
          <w:rFonts w:ascii="Times New Roman" w:hAnsi="Times New Roman" w:cs="Times New Roman"/>
          <w:sz w:val="24"/>
          <w:szCs w:val="24"/>
          <w:lang w:val="en-US"/>
        </w:rPr>
        <w:t xml:space="preserve">Figures 3,4 and 5 show that the community-level patterns are strongly driven by the quantitative genetic </w:t>
      </w:r>
      <w:r>
        <w:rPr>
          <w:rFonts w:ascii="Times New Roman" w:hAnsi="Times New Roman" w:cs="Times New Roman"/>
          <w:sz w:val="24"/>
          <w:szCs w:val="24"/>
          <w:lang w:val="en-US"/>
        </w:rPr>
        <w:t xml:space="preserve">inheritance </w:t>
      </w:r>
      <w:r w:rsidRPr="003F1C25">
        <w:rPr>
          <w:rFonts w:ascii="Times New Roman" w:hAnsi="Times New Roman" w:cs="Times New Roman"/>
          <w:sz w:val="24"/>
          <w:szCs w:val="24"/>
          <w:lang w:val="en-US"/>
        </w:rPr>
        <w:t xml:space="preserve">process while initial trait distributions and demographic </w:t>
      </w:r>
      <w:r w:rsidRPr="003F1C25">
        <w:rPr>
          <w:rFonts w:ascii="Times New Roman" w:hAnsi="Times New Roman" w:cs="Times New Roman"/>
          <w:sz w:val="24"/>
          <w:szCs w:val="24"/>
          <w:lang w:val="en-US"/>
        </w:rPr>
        <w:lastRenderedPageBreak/>
        <w:t>conditions have little impact. The QG</w:t>
      </w:r>
      <w:r>
        <w:rPr>
          <w:rFonts w:ascii="Times New Roman" w:hAnsi="Times New Roman" w:cs="Times New Roman"/>
          <w:sz w:val="24"/>
          <w:szCs w:val="24"/>
          <w:lang w:val="en-US"/>
        </w:rPr>
        <w:t>L</w:t>
      </w:r>
      <w:r w:rsidRPr="003F1C25">
        <w:rPr>
          <w:rFonts w:ascii="Times New Roman" w:hAnsi="Times New Roman" w:cs="Times New Roman"/>
          <w:sz w:val="24"/>
          <w:szCs w:val="24"/>
          <w:lang w:val="en-US"/>
        </w:rPr>
        <w:t xml:space="preserve"> and SK </w:t>
      </w:r>
      <w:r>
        <w:rPr>
          <w:rFonts w:ascii="Times New Roman" w:hAnsi="Times New Roman" w:cs="Times New Roman"/>
          <w:sz w:val="24"/>
          <w:szCs w:val="24"/>
          <w:lang w:val="en-US"/>
        </w:rPr>
        <w:t xml:space="preserve">inheritance </w:t>
      </w:r>
      <w:r w:rsidRPr="003F1C25">
        <w:rPr>
          <w:rFonts w:ascii="Times New Roman" w:hAnsi="Times New Roman" w:cs="Times New Roman"/>
          <w:sz w:val="24"/>
          <w:szCs w:val="24"/>
          <w:lang w:val="en-US"/>
        </w:rPr>
        <w:t>models differed markedly in the dynamics of the mean trait distributions and network structures across the community. Although the species level dynamics show</w:t>
      </w:r>
      <w:r>
        <w:rPr>
          <w:rFonts w:ascii="Times New Roman" w:hAnsi="Times New Roman" w:cs="Times New Roman"/>
          <w:sz w:val="24"/>
          <w:szCs w:val="24"/>
          <w:lang w:val="en-US"/>
        </w:rPr>
        <w:t xml:space="preserve"> highly variable patterns between simulations, these differences were robust across different parametric scenarios. </w:t>
      </w:r>
    </w:p>
    <w:p w14:paraId="17704184" w14:textId="115F48FC" w:rsidR="00FC2B55" w:rsidRDefault="00353AD0" w:rsidP="00F3604C">
      <w:pPr>
        <w:spacing w:before="120" w:after="120"/>
        <w:rPr>
          <w:rFonts w:ascii="Times New Roman" w:hAnsi="Times New Roman" w:cs="Times New Roman"/>
        </w:rPr>
      </w:pPr>
      <w:r>
        <w:rPr>
          <w:rFonts w:ascii="Times New Roman" w:hAnsi="Times New Roman" w:cs="Times New Roman"/>
        </w:rPr>
        <w:t>Species richness declined rapidly with time for the simulations under the QGL model while the decline was gradual for those under the SK model (Fig.</w:t>
      </w:r>
      <w:commentRangeStart w:id="10"/>
      <w:r>
        <w:rPr>
          <w:rFonts w:ascii="Times New Roman" w:hAnsi="Times New Roman" w:cs="Times New Roman"/>
        </w:rPr>
        <w:t>3</w:t>
      </w:r>
      <w:commentRangeEnd w:id="10"/>
      <w:r>
        <w:rPr>
          <w:rStyle w:val="CommentReference"/>
          <w:rFonts w:ascii="Calibri" w:eastAsia="Calibri" w:hAnsi="Calibri" w:cs="Calibri"/>
          <w:lang w:val="en-US"/>
        </w:rPr>
        <w:commentReference w:id="10"/>
      </w:r>
      <w:r>
        <w:rPr>
          <w:rFonts w:ascii="Times New Roman" w:hAnsi="Times New Roman" w:cs="Times New Roman"/>
        </w:rPr>
        <w:t xml:space="preserve">). </w:t>
      </w:r>
      <w:r w:rsidR="006B3DE6" w:rsidRPr="006B3DE6">
        <w:rPr>
          <w:rFonts w:ascii="Times New Roman" w:hAnsi="Times New Roman" w:cs="Times New Roman"/>
          <w:color w:val="FF0000"/>
        </w:rPr>
        <w:t>Although the final stationary state is not shown in the figures, the SK model shows that the richness patterns remain highly persistent</w:t>
      </w:r>
      <w:r w:rsidR="006B3DE6">
        <w:rPr>
          <w:rFonts w:ascii="Times New Roman" w:hAnsi="Times New Roman" w:cs="Times New Roman"/>
        </w:rPr>
        <w:t xml:space="preserve">. </w:t>
      </w:r>
      <w:r>
        <w:rPr>
          <w:rFonts w:ascii="Times New Roman" w:hAnsi="Times New Roman" w:cs="Times New Roman"/>
        </w:rPr>
        <w:t xml:space="preserve">In case of the QGL model, different competitive kernels did not alter the overall dynamics strongly whereas the initial trait distributions and demographic conditions had strong impact on the extinction rates. In contrast, under the SK model, wider width of competitive kernels (omega) strongly increased the extinction rates while the trait thresholds to the competition did not influence the dynamics strongly. Interestingly, the strength of interspecific competition relative to the intraspecific competition did not alter the extinction rates or the dynamics under either inheritance model. </w:t>
      </w:r>
    </w:p>
    <w:p w14:paraId="45AFE0F1" w14:textId="4DC4CF1A" w:rsidR="00E67102" w:rsidRDefault="00E67102" w:rsidP="00E67102">
      <w:pPr>
        <w:spacing w:before="120" w:after="120"/>
        <w:rPr>
          <w:rFonts w:ascii="Times New Roman" w:hAnsi="Times New Roman" w:cs="Times New Roman"/>
          <w:sz w:val="24"/>
          <w:szCs w:val="24"/>
          <w:lang w:val="en-US"/>
        </w:rPr>
      </w:pPr>
      <w:r>
        <w:rPr>
          <w:rFonts w:ascii="Times New Roman" w:hAnsi="Times New Roman" w:cs="Times New Roman"/>
          <w:sz w:val="24"/>
          <w:szCs w:val="24"/>
          <w:lang w:val="en-US"/>
        </w:rPr>
        <w:t xml:space="preserve">Maximum modularity, which measures the presence of strong clusters of species competing within the network, showed opposing temporal trends for QGL and SK models (Fig.4). Under QGL model, the networks consistently became less modular with time while modularity values under the SK model seemed to converge to higher values. These trends were also robust towards differing initial trait and demographic conditions. Interestingly, different parameter combinations about the strength of interspecific competition and the competitive kernels influenced the trends differently under two inheritance models. For the QGL model, higher strength of interspecific competition relative to the intraspecific competition strongly accelerated the decreasing trend for the maximum modularity while it did not have a strong impact under the SK model. However, under the SK model, the effect of the wider width of the competition kernel decelerated the increasing trend in modularity under weak interspecific competition while it accelerated the increasing trends under strong interspecific competition. Different trait thresholds to competitive kernels showed no significant marginal effects on the modularity dynamics of evolving networks. </w:t>
      </w:r>
    </w:p>
    <w:p w14:paraId="7C5673F3" w14:textId="3758E611" w:rsidR="00B902D8" w:rsidRDefault="00D16248" w:rsidP="00F3604C">
      <w:pPr>
        <w:spacing w:before="120" w:after="120"/>
        <w:rPr>
          <w:rFonts w:ascii="Times New Roman" w:hAnsi="Times New Roman" w:cs="Times New Roman"/>
          <w:sz w:val="24"/>
          <w:szCs w:val="24"/>
          <w:lang w:val="en-US"/>
        </w:rPr>
      </w:pPr>
      <w:r>
        <w:rPr>
          <w:rFonts w:ascii="Times New Roman" w:hAnsi="Times New Roman" w:cs="Times New Roman"/>
          <w:sz w:val="24"/>
          <w:szCs w:val="24"/>
          <w:lang w:val="en-US"/>
        </w:rPr>
        <w:t>The mean trait dispersion across competing species, measured as Mean Nearest Neighbor Distance (MNND), also showed contrasting patterns across two quantitative genetic inheritance models (Fig.5). Under the QGL model, MNND values reached the maximum value of 1 for all combinations of competitive scenarios indicating an overdispersion of mean trait values. The qualitative trend and the rate of change were not heavily affected by either the initial trait and demographic conditions or different competitive parametric conditions. Under the SK model, the qualitative trend of decrease was not affected by the parametric conditions but the rates of decrease in MNND values were influenced by the strength of interspecific competition as well as the competitive kernels. The contrast in trends is apparent between the top-left panel and the bottom-right panel under the SK model in Fig. 5. Competitive kernels with strong trait threshold and narrower widths under strong effect of interspecific competition showed deceleration in the dynamic of trait dispersions.</w:t>
      </w:r>
    </w:p>
    <w:p w14:paraId="687EEAF2" w14:textId="77777777" w:rsidR="0014568A" w:rsidRPr="00AE1BCF" w:rsidRDefault="0014568A" w:rsidP="00F3604C">
      <w:pPr>
        <w:spacing w:before="120" w:after="120"/>
        <w:rPr>
          <w:rFonts w:ascii="Times New Roman" w:hAnsi="Times New Roman" w:cs="Times New Roman"/>
          <w:sz w:val="24"/>
          <w:szCs w:val="24"/>
          <w:lang w:val="en-US"/>
        </w:rPr>
      </w:pPr>
    </w:p>
    <w:p w14:paraId="6F487642" w14:textId="23705041" w:rsidR="003F633F" w:rsidRPr="00AE1BCF" w:rsidRDefault="003F633F" w:rsidP="003F633F">
      <w:pPr>
        <w:spacing w:before="120" w:after="120"/>
        <w:rPr>
          <w:rFonts w:ascii="Times New Roman" w:hAnsi="Times New Roman" w:cs="Times New Roman"/>
          <w:b/>
          <w:bCs/>
          <w:sz w:val="24"/>
          <w:szCs w:val="24"/>
          <w:lang w:val="en-US"/>
        </w:rPr>
      </w:pPr>
      <w:r w:rsidRPr="00AE1BCF">
        <w:rPr>
          <w:rFonts w:ascii="Times New Roman" w:hAnsi="Times New Roman" w:cs="Times New Roman"/>
          <w:b/>
          <w:bCs/>
          <w:sz w:val="24"/>
          <w:szCs w:val="24"/>
          <w:lang w:val="en-US"/>
        </w:rPr>
        <w:t>Discussion:</w:t>
      </w:r>
    </w:p>
    <w:p w14:paraId="6FAFF60F" w14:textId="4C4A6172" w:rsidR="000F4134" w:rsidRPr="00AE1BCF" w:rsidRDefault="000F4134" w:rsidP="000F4134">
      <w:pPr>
        <w:spacing w:line="240" w:lineRule="auto"/>
        <w:rPr>
          <w:rFonts w:ascii="Times New Roman" w:eastAsia="Times New Roman" w:hAnsi="Times New Roman" w:cs="Times New Roman"/>
          <w:sz w:val="24"/>
          <w:szCs w:val="24"/>
        </w:rPr>
      </w:pPr>
      <w:r w:rsidRPr="00AE1BCF">
        <w:rPr>
          <w:rFonts w:ascii="Times New Roman" w:eastAsia="Times New Roman" w:hAnsi="Times New Roman" w:cs="Times New Roman"/>
          <w:sz w:val="24"/>
          <w:szCs w:val="24"/>
        </w:rPr>
        <w:t>Our results highlight that the</w:t>
      </w:r>
      <w:r w:rsidR="00F20763" w:rsidRPr="00AE1BCF">
        <w:rPr>
          <w:rFonts w:ascii="Times New Roman" w:eastAsia="Times New Roman" w:hAnsi="Times New Roman" w:cs="Times New Roman"/>
          <w:sz w:val="24"/>
          <w:szCs w:val="24"/>
        </w:rPr>
        <w:t xml:space="preserve"> quantitative genetic process</w:t>
      </w:r>
      <w:r w:rsidR="00D16248">
        <w:rPr>
          <w:rFonts w:ascii="Times New Roman" w:eastAsia="Times New Roman" w:hAnsi="Times New Roman" w:cs="Times New Roman"/>
          <w:sz w:val="24"/>
          <w:szCs w:val="24"/>
        </w:rPr>
        <w:t xml:space="preserve"> of trait inheritance</w:t>
      </w:r>
      <w:r w:rsidR="00C6798D">
        <w:rPr>
          <w:rFonts w:ascii="Times New Roman" w:eastAsia="Times New Roman" w:hAnsi="Times New Roman" w:cs="Times New Roman"/>
          <w:sz w:val="24"/>
          <w:szCs w:val="24"/>
        </w:rPr>
        <w:t xml:space="preserve"> </w:t>
      </w:r>
      <w:r w:rsidR="00F20763" w:rsidRPr="00AE1BCF">
        <w:rPr>
          <w:rFonts w:ascii="Times New Roman" w:eastAsia="Times New Roman" w:hAnsi="Times New Roman" w:cs="Times New Roman"/>
          <w:sz w:val="24"/>
          <w:szCs w:val="24"/>
        </w:rPr>
        <w:t xml:space="preserve">has </w:t>
      </w:r>
      <w:r w:rsidR="00E444B1">
        <w:rPr>
          <w:rFonts w:ascii="Times New Roman" w:eastAsia="Times New Roman" w:hAnsi="Times New Roman" w:cs="Times New Roman"/>
          <w:sz w:val="24"/>
          <w:szCs w:val="24"/>
        </w:rPr>
        <w:t xml:space="preserve">a </w:t>
      </w:r>
      <w:r w:rsidR="00F20763" w:rsidRPr="00AE1BCF">
        <w:rPr>
          <w:rFonts w:ascii="Times New Roman" w:eastAsia="Times New Roman" w:hAnsi="Times New Roman" w:cs="Times New Roman"/>
          <w:sz w:val="24"/>
          <w:szCs w:val="24"/>
        </w:rPr>
        <w:t>great influence on evolutionary trends</w:t>
      </w:r>
      <w:r w:rsidR="00C6798D">
        <w:rPr>
          <w:rFonts w:ascii="Times New Roman" w:eastAsia="Times New Roman" w:hAnsi="Times New Roman" w:cs="Times New Roman"/>
          <w:sz w:val="24"/>
          <w:szCs w:val="24"/>
        </w:rPr>
        <w:t xml:space="preserve"> of </w:t>
      </w:r>
      <w:r w:rsidR="0014568A">
        <w:rPr>
          <w:rFonts w:ascii="Times New Roman" w:eastAsia="Times New Roman" w:hAnsi="Times New Roman" w:cs="Times New Roman"/>
          <w:sz w:val="24"/>
          <w:szCs w:val="24"/>
        </w:rPr>
        <w:t>species</w:t>
      </w:r>
      <w:r w:rsidR="00F20763" w:rsidRPr="00AE1BCF">
        <w:rPr>
          <w:rFonts w:ascii="Times New Roman" w:eastAsia="Times New Roman" w:hAnsi="Times New Roman" w:cs="Times New Roman"/>
          <w:sz w:val="24"/>
          <w:szCs w:val="24"/>
        </w:rPr>
        <w:t xml:space="preserve"> </w:t>
      </w:r>
      <w:r w:rsidR="00C6798D">
        <w:rPr>
          <w:rFonts w:ascii="Times New Roman" w:eastAsia="Times New Roman" w:hAnsi="Times New Roman" w:cs="Times New Roman"/>
          <w:sz w:val="24"/>
          <w:szCs w:val="24"/>
        </w:rPr>
        <w:t>under competition</w:t>
      </w:r>
      <w:r w:rsidR="00F20763" w:rsidRPr="00AE1BCF">
        <w:rPr>
          <w:rFonts w:ascii="Times New Roman" w:eastAsia="Times New Roman" w:hAnsi="Times New Roman" w:cs="Times New Roman"/>
          <w:sz w:val="24"/>
          <w:szCs w:val="24"/>
        </w:rPr>
        <w:t>.</w:t>
      </w:r>
      <w:r w:rsidR="0014568A">
        <w:rPr>
          <w:rFonts w:ascii="Times New Roman" w:eastAsia="Times New Roman" w:hAnsi="Times New Roman" w:cs="Times New Roman"/>
          <w:sz w:val="24"/>
          <w:szCs w:val="24"/>
        </w:rPr>
        <w:t xml:space="preserve"> Simulations of eco-evolutionary dynamics under two such models, Quantitative Genetic Limit model (QGL) and </w:t>
      </w:r>
      <w:proofErr w:type="spellStart"/>
      <w:r w:rsidR="0014568A">
        <w:rPr>
          <w:rFonts w:ascii="Times New Roman" w:eastAsia="Times New Roman" w:hAnsi="Times New Roman" w:cs="Times New Roman"/>
          <w:sz w:val="24"/>
          <w:szCs w:val="24"/>
        </w:rPr>
        <w:t>Shpak-Kondrashov</w:t>
      </w:r>
      <w:proofErr w:type="spellEnd"/>
      <w:r w:rsidR="0014568A">
        <w:rPr>
          <w:rFonts w:ascii="Times New Roman" w:eastAsia="Times New Roman" w:hAnsi="Times New Roman" w:cs="Times New Roman"/>
          <w:sz w:val="24"/>
          <w:szCs w:val="24"/>
        </w:rPr>
        <w:t xml:space="preserve"> model (SK) showed great contrast in the dynamic trends of community-</w:t>
      </w:r>
      <w:r w:rsidR="0014568A">
        <w:rPr>
          <w:rFonts w:ascii="Times New Roman" w:eastAsia="Times New Roman" w:hAnsi="Times New Roman" w:cs="Times New Roman"/>
          <w:sz w:val="24"/>
          <w:szCs w:val="24"/>
        </w:rPr>
        <w:lastRenderedPageBreak/>
        <w:t xml:space="preserve">level characteristics such as network modularity and mean trait distributions. </w:t>
      </w:r>
      <w:r w:rsidR="00F20763" w:rsidRPr="00AE1BCF">
        <w:rPr>
          <w:rFonts w:ascii="Times New Roman" w:eastAsia="Times New Roman" w:hAnsi="Times New Roman" w:cs="Times New Roman"/>
          <w:sz w:val="24"/>
          <w:szCs w:val="24"/>
        </w:rPr>
        <w:t xml:space="preserve">Under </w:t>
      </w:r>
      <w:r w:rsidR="00C6798D">
        <w:rPr>
          <w:rFonts w:ascii="Times New Roman" w:eastAsia="Times New Roman" w:hAnsi="Times New Roman" w:cs="Times New Roman"/>
          <w:sz w:val="24"/>
          <w:szCs w:val="24"/>
        </w:rPr>
        <w:t xml:space="preserve">the </w:t>
      </w:r>
      <w:r w:rsidR="00F20763" w:rsidRPr="00AE1BCF">
        <w:rPr>
          <w:rFonts w:ascii="Times New Roman" w:eastAsia="Times New Roman" w:hAnsi="Times New Roman" w:cs="Times New Roman"/>
          <w:sz w:val="24"/>
          <w:szCs w:val="24"/>
        </w:rPr>
        <w:t xml:space="preserve">quantitative genetic limit </w:t>
      </w:r>
      <w:r w:rsidR="00D16248">
        <w:rPr>
          <w:rFonts w:ascii="Times New Roman" w:eastAsia="Times New Roman" w:hAnsi="Times New Roman" w:cs="Times New Roman"/>
          <w:sz w:val="24"/>
          <w:szCs w:val="24"/>
        </w:rPr>
        <w:t xml:space="preserve">(QGL) </w:t>
      </w:r>
      <w:r w:rsidR="00F20763" w:rsidRPr="00AE1BCF">
        <w:rPr>
          <w:rFonts w:ascii="Times New Roman" w:eastAsia="Times New Roman" w:hAnsi="Times New Roman" w:cs="Times New Roman"/>
          <w:sz w:val="24"/>
          <w:szCs w:val="24"/>
        </w:rPr>
        <w:t xml:space="preserve">model, </w:t>
      </w:r>
      <w:del w:id="11" w:author="mihir umarani" w:date="2021-02-10T09:12:00Z">
        <w:r w:rsidR="00F20763" w:rsidRPr="00AE1BCF" w:rsidDel="00D16248">
          <w:rPr>
            <w:rFonts w:ascii="Times New Roman" w:eastAsia="Times New Roman" w:hAnsi="Times New Roman" w:cs="Times New Roman"/>
            <w:sz w:val="24"/>
            <w:szCs w:val="24"/>
          </w:rPr>
          <w:delText xml:space="preserve">where </w:delText>
        </w:r>
        <w:r w:rsidRPr="00AE1BCF" w:rsidDel="00D16248">
          <w:rPr>
            <w:rFonts w:ascii="Times New Roman" w:eastAsia="Times New Roman" w:hAnsi="Times New Roman" w:cs="Times New Roman"/>
            <w:sz w:val="24"/>
            <w:szCs w:val="24"/>
          </w:rPr>
          <w:delText xml:space="preserve">the Gaussian shape and the variance </w:delText>
        </w:r>
        <w:r w:rsidR="00D16248" w:rsidDel="00D16248">
          <w:rPr>
            <w:rFonts w:ascii="Times New Roman" w:eastAsia="Times New Roman" w:hAnsi="Times New Roman" w:cs="Times New Roman"/>
            <w:sz w:val="24"/>
            <w:szCs w:val="24"/>
          </w:rPr>
          <w:delText xml:space="preserve">of the trait distributions </w:delText>
        </w:r>
        <w:r w:rsidRPr="00AE1BCF" w:rsidDel="00D16248">
          <w:rPr>
            <w:rFonts w:ascii="Times New Roman" w:eastAsia="Times New Roman" w:hAnsi="Times New Roman" w:cs="Times New Roman"/>
            <w:sz w:val="24"/>
            <w:szCs w:val="24"/>
          </w:rPr>
          <w:delText>remains unchanged through selection and inheritance processes</w:delText>
        </w:r>
      </w:del>
      <w:r w:rsidRPr="00AE1BCF">
        <w:rPr>
          <w:rFonts w:ascii="Times New Roman" w:eastAsia="Times New Roman" w:hAnsi="Times New Roman" w:cs="Times New Roman"/>
          <w:sz w:val="24"/>
          <w:szCs w:val="24"/>
        </w:rPr>
        <w:t>,</w:t>
      </w:r>
      <w:r w:rsidR="00D16248">
        <w:rPr>
          <w:rFonts w:ascii="Times New Roman" w:eastAsia="Times New Roman" w:hAnsi="Times New Roman" w:cs="Times New Roman"/>
          <w:sz w:val="24"/>
          <w:szCs w:val="24"/>
        </w:rPr>
        <w:t xml:space="preserve"> the expected</w:t>
      </w:r>
      <w:r w:rsidRPr="00AE1BCF">
        <w:rPr>
          <w:rFonts w:ascii="Times New Roman" w:eastAsia="Times New Roman" w:hAnsi="Times New Roman" w:cs="Times New Roman"/>
          <w:sz w:val="24"/>
          <w:szCs w:val="24"/>
        </w:rPr>
        <w:t xml:space="preserve"> trait divergence pattern is generally observed. Altering the competitive kernels, which </w:t>
      </w:r>
      <w:r w:rsidR="00C6798D">
        <w:rPr>
          <w:rFonts w:ascii="Times New Roman" w:eastAsia="Times New Roman" w:hAnsi="Times New Roman" w:cs="Times New Roman"/>
          <w:sz w:val="24"/>
          <w:szCs w:val="24"/>
        </w:rPr>
        <w:t>represents</w:t>
      </w:r>
      <w:r w:rsidRPr="00AE1BCF">
        <w:rPr>
          <w:rFonts w:ascii="Times New Roman" w:eastAsia="Times New Roman" w:hAnsi="Times New Roman" w:cs="Times New Roman"/>
          <w:sz w:val="24"/>
          <w:szCs w:val="24"/>
        </w:rPr>
        <w:t xml:space="preserve"> the ecological mechanisms of competition, does not change these general trends.</w:t>
      </w:r>
      <w:r w:rsidRPr="00AE1BCF">
        <w:rPr>
          <w:rFonts w:ascii="Times New Roman" w:hAnsi="Times New Roman" w:cs="Times New Roman"/>
          <w:sz w:val="24"/>
          <w:szCs w:val="24"/>
          <w:lang w:val="en-US"/>
        </w:rPr>
        <w:t xml:space="preserve"> However, when the trait is governed by a finite number of loci under the SK hypergeometric </w:t>
      </w:r>
      <w:proofErr w:type="spellStart"/>
      <w:r w:rsidRPr="00AE1BCF">
        <w:rPr>
          <w:rFonts w:ascii="Times New Roman" w:hAnsi="Times New Roman" w:cs="Times New Roman"/>
          <w:sz w:val="24"/>
          <w:szCs w:val="24"/>
          <w:lang w:val="en-US"/>
        </w:rPr>
        <w:t>model</w:t>
      </w:r>
      <w:del w:id="12" w:author="mihir umarani" w:date="2021-02-10T09:46:00Z">
        <w:r w:rsidRPr="00AE1BCF" w:rsidDel="009B6ECF">
          <w:rPr>
            <w:rFonts w:ascii="Times New Roman" w:hAnsi="Times New Roman" w:cs="Times New Roman"/>
            <w:sz w:val="24"/>
            <w:szCs w:val="24"/>
            <w:lang w:val="en-US"/>
          </w:rPr>
          <w:delText xml:space="preserve">, the shape of trait distribution can </w:delText>
        </w:r>
        <w:r w:rsidR="00EA30EB" w:rsidDel="009B6ECF">
          <w:rPr>
            <w:rFonts w:ascii="Times New Roman" w:hAnsi="Times New Roman" w:cs="Times New Roman"/>
            <w:sz w:val="24"/>
            <w:szCs w:val="24"/>
            <w:lang w:val="en-US"/>
          </w:rPr>
          <w:delText>deviate from normality</w:delText>
        </w:r>
        <w:r w:rsidRPr="00AE1BCF" w:rsidDel="009B6ECF">
          <w:rPr>
            <w:rFonts w:ascii="Times New Roman" w:hAnsi="Times New Roman" w:cs="Times New Roman"/>
            <w:sz w:val="24"/>
            <w:szCs w:val="24"/>
            <w:lang w:val="en-US"/>
          </w:rPr>
          <w:delText xml:space="preserve"> in response to selection and reproduction. In that case, </w:delText>
        </w:r>
      </w:del>
      <w:r w:rsidRPr="00AE1BCF">
        <w:rPr>
          <w:rFonts w:ascii="Times New Roman" w:hAnsi="Times New Roman" w:cs="Times New Roman"/>
          <w:sz w:val="24"/>
          <w:szCs w:val="24"/>
          <w:lang w:val="en-US"/>
        </w:rPr>
        <w:t>we</w:t>
      </w:r>
      <w:proofErr w:type="spellEnd"/>
      <w:r w:rsidRPr="00AE1BCF">
        <w:rPr>
          <w:rFonts w:ascii="Times New Roman" w:hAnsi="Times New Roman" w:cs="Times New Roman"/>
          <w:sz w:val="24"/>
          <w:szCs w:val="24"/>
          <w:lang w:val="en-US"/>
        </w:rPr>
        <w:t xml:space="preserve"> observe strong deviations from the trait overdispersion</w:t>
      </w:r>
      <w:r w:rsidR="00C6798D">
        <w:rPr>
          <w:rFonts w:ascii="Times New Roman" w:hAnsi="Times New Roman" w:cs="Times New Roman"/>
          <w:sz w:val="24"/>
          <w:szCs w:val="24"/>
          <w:lang w:val="en-US"/>
        </w:rPr>
        <w:t xml:space="preserve"> observed in the QG</w:t>
      </w:r>
      <w:r w:rsidR="00D16248">
        <w:rPr>
          <w:rFonts w:ascii="Times New Roman" w:hAnsi="Times New Roman" w:cs="Times New Roman"/>
          <w:sz w:val="24"/>
          <w:szCs w:val="24"/>
          <w:lang w:val="en-US"/>
        </w:rPr>
        <w:t>L</w:t>
      </w:r>
      <w:r w:rsidR="00C6798D">
        <w:rPr>
          <w:rFonts w:ascii="Times New Roman" w:hAnsi="Times New Roman" w:cs="Times New Roman"/>
          <w:sz w:val="24"/>
          <w:szCs w:val="24"/>
          <w:lang w:val="en-US"/>
        </w:rPr>
        <w:t xml:space="preserve"> model</w:t>
      </w:r>
      <w:r w:rsidRPr="00AE1BCF">
        <w:rPr>
          <w:rFonts w:ascii="Times New Roman" w:hAnsi="Times New Roman" w:cs="Times New Roman"/>
          <w:sz w:val="24"/>
          <w:szCs w:val="24"/>
          <w:lang w:val="en-US"/>
        </w:rPr>
        <w:t>.</w:t>
      </w:r>
      <w:r w:rsidR="007C31E4">
        <w:rPr>
          <w:rFonts w:ascii="Times New Roman" w:hAnsi="Times New Roman" w:cs="Times New Roman"/>
          <w:sz w:val="24"/>
          <w:szCs w:val="24"/>
          <w:lang w:val="en-US"/>
        </w:rPr>
        <w:t xml:space="preserve"> Some</w:t>
      </w:r>
      <w:r w:rsidR="007C31E4" w:rsidRPr="00AE1BCF">
        <w:rPr>
          <w:rFonts w:ascii="Times New Roman" w:hAnsi="Times New Roman" w:cs="Times New Roman"/>
          <w:sz w:val="24"/>
          <w:szCs w:val="24"/>
          <w:lang w:val="en-US"/>
        </w:rPr>
        <w:t xml:space="preserve"> </w:t>
      </w:r>
      <w:r w:rsidR="007C31E4">
        <w:rPr>
          <w:rFonts w:ascii="Times New Roman" w:hAnsi="Times New Roman" w:cs="Times New Roman"/>
          <w:sz w:val="24"/>
          <w:szCs w:val="24"/>
          <w:lang w:val="en-US"/>
        </w:rPr>
        <w:t>aspects of trait dynamics under the SK model depend</w:t>
      </w:r>
      <w:r w:rsidR="007C31E4" w:rsidRPr="00AE1BCF">
        <w:rPr>
          <w:rFonts w:ascii="Times New Roman" w:hAnsi="Times New Roman" w:cs="Times New Roman"/>
          <w:sz w:val="24"/>
          <w:szCs w:val="24"/>
          <w:lang w:val="en-US"/>
        </w:rPr>
        <w:t xml:space="preserve"> </w:t>
      </w:r>
      <w:r w:rsidR="007C31E4">
        <w:rPr>
          <w:rFonts w:ascii="Times New Roman" w:hAnsi="Times New Roman" w:cs="Times New Roman"/>
          <w:sz w:val="24"/>
          <w:szCs w:val="24"/>
          <w:lang w:val="en-US"/>
        </w:rPr>
        <w:t>on</w:t>
      </w:r>
      <w:r w:rsidR="007C31E4" w:rsidRPr="00AE1BCF">
        <w:rPr>
          <w:rFonts w:ascii="Times New Roman" w:hAnsi="Times New Roman" w:cs="Times New Roman"/>
          <w:sz w:val="24"/>
          <w:szCs w:val="24"/>
          <w:lang w:val="en-US"/>
        </w:rPr>
        <w:t xml:space="preserve"> the characteristics of competitive kernels</w:t>
      </w:r>
      <w:r w:rsidR="007C31E4">
        <w:rPr>
          <w:rFonts w:ascii="Times New Roman" w:hAnsi="Times New Roman" w:cs="Times New Roman"/>
          <w:sz w:val="24"/>
          <w:szCs w:val="24"/>
          <w:lang w:val="en-US"/>
        </w:rPr>
        <w:t>, but the qualitative differences are robust to all scenarios</w:t>
      </w:r>
      <w:r w:rsidR="007C31E4" w:rsidRPr="00AE1BCF">
        <w:rPr>
          <w:rFonts w:ascii="Times New Roman" w:hAnsi="Times New Roman" w:cs="Times New Roman"/>
          <w:sz w:val="24"/>
          <w:szCs w:val="24"/>
          <w:lang w:val="en-US"/>
        </w:rPr>
        <w:t xml:space="preserve">. </w:t>
      </w:r>
      <w:r w:rsidR="009B6ECF">
        <w:rPr>
          <w:rFonts w:ascii="Times New Roman" w:hAnsi="Times New Roman" w:cs="Times New Roman"/>
          <w:sz w:val="24"/>
          <w:szCs w:val="24"/>
          <w:lang w:val="en-US"/>
        </w:rPr>
        <w:t>These deviations are the direct results of the convergent evolutionary trajectories, instances of which are observed in Fig.2b.</w:t>
      </w:r>
      <w:r w:rsidRPr="00AE1BCF">
        <w:rPr>
          <w:rFonts w:ascii="Times New Roman" w:hAnsi="Times New Roman" w:cs="Times New Roman"/>
          <w:sz w:val="24"/>
          <w:szCs w:val="24"/>
          <w:lang w:val="en-US"/>
        </w:rPr>
        <w:t xml:space="preserve"> </w:t>
      </w:r>
    </w:p>
    <w:p w14:paraId="636B6E76" w14:textId="11F564CD" w:rsidR="00D6265B" w:rsidRDefault="003E4452" w:rsidP="00F20763">
      <w:pPr>
        <w:spacing w:line="240" w:lineRule="auto"/>
        <w:rPr>
          <w:rFonts w:ascii="Times New Roman" w:hAnsi="Times New Roman" w:cs="Times New Roman"/>
          <w:sz w:val="24"/>
          <w:szCs w:val="24"/>
          <w:lang w:val="en-US"/>
        </w:rPr>
      </w:pPr>
      <w:r w:rsidRPr="00AE1BCF">
        <w:rPr>
          <w:rFonts w:ascii="Times New Roman" w:hAnsi="Times New Roman" w:cs="Times New Roman"/>
          <w:sz w:val="24"/>
          <w:szCs w:val="24"/>
          <w:lang w:val="en-US"/>
        </w:rPr>
        <w:t>These results highlight a simple but crucial mechanism</w:t>
      </w:r>
      <w:r w:rsidR="00791CFE">
        <w:rPr>
          <w:rFonts w:ascii="Times New Roman" w:hAnsi="Times New Roman" w:cs="Times New Roman"/>
          <w:sz w:val="24"/>
          <w:szCs w:val="24"/>
          <w:lang w:val="en-US"/>
        </w:rPr>
        <w:t xml:space="preserve"> </w:t>
      </w:r>
      <w:r w:rsidR="0014568A">
        <w:rPr>
          <w:rFonts w:ascii="Times New Roman" w:hAnsi="Times New Roman" w:cs="Times New Roman"/>
          <w:sz w:val="24"/>
          <w:szCs w:val="24"/>
          <w:lang w:val="en-US"/>
        </w:rPr>
        <w:t>regarding diffuse competition</w:t>
      </w:r>
      <w:r w:rsidR="007D2E29">
        <w:rPr>
          <w:rFonts w:ascii="Times New Roman" w:hAnsi="Times New Roman" w:cs="Times New Roman"/>
          <w:sz w:val="24"/>
          <w:szCs w:val="24"/>
          <w:lang w:val="en-US"/>
        </w:rPr>
        <w:t>.</w:t>
      </w:r>
      <w:r w:rsidR="00580DB8">
        <w:rPr>
          <w:rFonts w:ascii="Times New Roman" w:hAnsi="Times New Roman" w:cs="Times New Roman"/>
          <w:sz w:val="24"/>
          <w:szCs w:val="24"/>
          <w:lang w:val="en-US"/>
        </w:rPr>
        <w:t xml:space="preserve"> </w:t>
      </w:r>
      <w:r w:rsidR="00D6265B">
        <w:rPr>
          <w:rFonts w:ascii="Times New Roman" w:hAnsi="Times New Roman" w:cs="Times New Roman"/>
          <w:sz w:val="24"/>
          <w:szCs w:val="24"/>
          <w:lang w:val="en-US"/>
        </w:rPr>
        <w:t xml:space="preserve">Within our framework, if only a single pair of species were to compete, their respective traits will always diverge. However, if the collective effect of diffuse competition </w:t>
      </w:r>
      <w:r w:rsidR="00016B02">
        <w:rPr>
          <w:rFonts w:ascii="Times New Roman" w:hAnsi="Times New Roman" w:cs="Times New Roman"/>
          <w:sz w:val="24"/>
          <w:szCs w:val="24"/>
          <w:lang w:val="en-US"/>
        </w:rPr>
        <w:t>i.e.,</w:t>
      </w:r>
      <w:r w:rsidR="00D6265B">
        <w:rPr>
          <w:rFonts w:ascii="Times New Roman" w:hAnsi="Times New Roman" w:cs="Times New Roman"/>
          <w:sz w:val="24"/>
          <w:szCs w:val="24"/>
          <w:lang w:val="en-US"/>
        </w:rPr>
        <w:t xml:space="preserve"> </w:t>
      </w:r>
      <w:r w:rsidR="00D16248">
        <w:rPr>
          <w:rFonts w:ascii="Times New Roman" w:hAnsi="Times New Roman" w:cs="Times New Roman"/>
          <w:sz w:val="24"/>
          <w:szCs w:val="24"/>
          <w:lang w:val="en-US"/>
        </w:rPr>
        <w:t>effect</w:t>
      </w:r>
      <w:r w:rsidR="00D6265B">
        <w:rPr>
          <w:rFonts w:ascii="Times New Roman" w:hAnsi="Times New Roman" w:cs="Times New Roman"/>
          <w:sz w:val="24"/>
          <w:szCs w:val="24"/>
          <w:lang w:val="en-US"/>
        </w:rPr>
        <w:t xml:space="preserve"> of multiple competing species</w:t>
      </w:r>
      <w:r w:rsidR="00D16248">
        <w:rPr>
          <w:rFonts w:ascii="Times New Roman" w:hAnsi="Times New Roman" w:cs="Times New Roman"/>
          <w:sz w:val="24"/>
          <w:szCs w:val="24"/>
          <w:lang w:val="en-US"/>
        </w:rPr>
        <w:t xml:space="preserve"> other than the </w:t>
      </w:r>
      <w:r w:rsidR="0014568A">
        <w:rPr>
          <w:rFonts w:ascii="Times New Roman" w:hAnsi="Times New Roman" w:cs="Times New Roman"/>
          <w:sz w:val="24"/>
          <w:szCs w:val="24"/>
          <w:lang w:val="en-US"/>
        </w:rPr>
        <w:t>pair of species in focus,</w:t>
      </w:r>
      <w:r w:rsidR="00D6265B">
        <w:rPr>
          <w:rFonts w:ascii="Times New Roman" w:hAnsi="Times New Roman" w:cs="Times New Roman"/>
          <w:sz w:val="24"/>
          <w:szCs w:val="24"/>
          <w:lang w:val="en-US"/>
        </w:rPr>
        <w:t xml:space="preserve"> is stronger </w:t>
      </w:r>
      <w:r w:rsidR="00016B02">
        <w:rPr>
          <w:rFonts w:ascii="Times New Roman" w:hAnsi="Times New Roman" w:cs="Times New Roman"/>
          <w:sz w:val="24"/>
          <w:szCs w:val="24"/>
          <w:lang w:val="en-US"/>
        </w:rPr>
        <w:t xml:space="preserve">than the effect of competition between a chosen pair of species, it is possible to observe </w:t>
      </w:r>
      <w:r w:rsidR="007E5BBF">
        <w:rPr>
          <w:rFonts w:ascii="Times New Roman" w:hAnsi="Times New Roman" w:cs="Times New Roman"/>
          <w:sz w:val="24"/>
          <w:szCs w:val="24"/>
          <w:lang w:val="en-US"/>
        </w:rPr>
        <w:t>convergent trait evolution</w:t>
      </w:r>
      <w:r w:rsidR="00016B02">
        <w:rPr>
          <w:rFonts w:ascii="Times New Roman" w:hAnsi="Times New Roman" w:cs="Times New Roman"/>
          <w:sz w:val="24"/>
          <w:szCs w:val="24"/>
          <w:lang w:val="en-US"/>
        </w:rPr>
        <w:t xml:space="preserve">. </w:t>
      </w:r>
      <w:r w:rsidR="00C6798D">
        <w:rPr>
          <w:rFonts w:ascii="Times New Roman" w:hAnsi="Times New Roman" w:cs="Times New Roman"/>
          <w:sz w:val="24"/>
          <w:szCs w:val="24"/>
          <w:lang w:val="en-US"/>
        </w:rPr>
        <w:t xml:space="preserve">The </w:t>
      </w:r>
      <w:r w:rsidR="00791CFE" w:rsidRPr="00AE1BCF">
        <w:rPr>
          <w:rFonts w:ascii="Times New Roman" w:hAnsi="Times New Roman" w:cs="Times New Roman"/>
          <w:sz w:val="24"/>
          <w:szCs w:val="24"/>
          <w:lang w:val="en-US"/>
        </w:rPr>
        <w:t>β function</w:t>
      </w:r>
      <w:r w:rsidR="0029380E">
        <w:rPr>
          <w:rFonts w:ascii="Times New Roman" w:hAnsi="Times New Roman" w:cs="Times New Roman"/>
          <w:sz w:val="24"/>
          <w:szCs w:val="24"/>
          <w:lang w:val="en-US"/>
        </w:rPr>
        <w:t xml:space="preserve">, </w:t>
      </w:r>
      <w:r w:rsidR="00791CFE" w:rsidRPr="00AE1BCF">
        <w:rPr>
          <w:rFonts w:ascii="Times New Roman" w:hAnsi="Times New Roman" w:cs="Times New Roman"/>
          <w:sz w:val="24"/>
          <w:szCs w:val="24"/>
          <w:lang w:val="en-US"/>
        </w:rPr>
        <w:t xml:space="preserve">which describes </w:t>
      </w:r>
      <w:r w:rsidR="00791CFE">
        <w:rPr>
          <w:rFonts w:ascii="Times New Roman" w:hAnsi="Times New Roman" w:cs="Times New Roman"/>
          <w:sz w:val="24"/>
          <w:szCs w:val="24"/>
          <w:lang w:val="en-US"/>
        </w:rPr>
        <w:t xml:space="preserve">the selection pressure on </w:t>
      </w:r>
      <w:r w:rsidR="00D16248">
        <w:rPr>
          <w:rFonts w:ascii="Times New Roman" w:hAnsi="Times New Roman" w:cs="Times New Roman"/>
          <w:sz w:val="24"/>
          <w:szCs w:val="24"/>
          <w:lang w:val="en-US"/>
        </w:rPr>
        <w:t xml:space="preserve">one </w:t>
      </w:r>
      <w:r w:rsidR="00791CFE">
        <w:rPr>
          <w:rFonts w:ascii="Times New Roman" w:hAnsi="Times New Roman" w:cs="Times New Roman"/>
          <w:sz w:val="24"/>
          <w:szCs w:val="24"/>
          <w:lang w:val="en-US"/>
        </w:rPr>
        <w:t xml:space="preserve">species </w:t>
      </w:r>
      <w:r w:rsidR="00D16248">
        <w:rPr>
          <w:rFonts w:ascii="Times New Roman" w:hAnsi="Times New Roman" w:cs="Times New Roman"/>
          <w:sz w:val="24"/>
          <w:szCs w:val="24"/>
          <w:lang w:val="en-US"/>
        </w:rPr>
        <w:t xml:space="preserve">with the trait mean zero </w:t>
      </w:r>
      <w:r w:rsidR="00791CFE">
        <w:rPr>
          <w:rFonts w:ascii="Times New Roman" w:hAnsi="Times New Roman" w:cs="Times New Roman"/>
          <w:sz w:val="24"/>
          <w:szCs w:val="24"/>
          <w:lang w:val="en-US"/>
        </w:rPr>
        <w:t xml:space="preserve">due to competition with species j with </w:t>
      </w:r>
      <w:r w:rsidR="00D16248">
        <w:rPr>
          <w:rFonts w:ascii="Times New Roman" w:hAnsi="Times New Roman" w:cs="Times New Roman"/>
          <w:sz w:val="24"/>
          <w:szCs w:val="24"/>
          <w:lang w:val="en-US"/>
        </w:rPr>
        <w:t xml:space="preserve">the </w:t>
      </w:r>
      <w:r w:rsidR="00791CFE">
        <w:rPr>
          <w:rFonts w:ascii="Times New Roman" w:hAnsi="Times New Roman" w:cs="Times New Roman"/>
          <w:sz w:val="24"/>
          <w:szCs w:val="24"/>
          <w:lang w:val="en-US"/>
        </w:rPr>
        <w:t>trait mean µ</w:t>
      </w:r>
      <w:r w:rsidR="0029380E">
        <w:rPr>
          <w:rFonts w:ascii="Times New Roman" w:hAnsi="Times New Roman" w:cs="Times New Roman"/>
          <w:sz w:val="24"/>
          <w:szCs w:val="24"/>
          <w:vertAlign w:val="subscript"/>
          <w:lang w:val="en-US"/>
        </w:rPr>
        <w:t xml:space="preserve"> </w:t>
      </w:r>
      <w:r w:rsidR="00791CFE">
        <w:rPr>
          <w:rFonts w:ascii="Times New Roman" w:hAnsi="Times New Roman" w:cs="Times New Roman"/>
          <w:sz w:val="24"/>
          <w:szCs w:val="24"/>
          <w:lang w:val="en-US"/>
        </w:rPr>
        <w:t>(</w:t>
      </w:r>
      <w:r w:rsidR="0029380E">
        <w:rPr>
          <w:rFonts w:ascii="Times New Roman" w:hAnsi="Times New Roman" w:cs="Times New Roman"/>
          <w:sz w:val="24"/>
          <w:szCs w:val="24"/>
          <w:lang w:val="en-US"/>
        </w:rPr>
        <w:t>eq. 6</w:t>
      </w:r>
      <w:r w:rsidR="00791CFE">
        <w:rPr>
          <w:rFonts w:ascii="Times New Roman" w:hAnsi="Times New Roman" w:cs="Times New Roman"/>
          <w:sz w:val="24"/>
          <w:szCs w:val="24"/>
          <w:lang w:val="en-US"/>
        </w:rPr>
        <w:t>)</w:t>
      </w:r>
      <w:r w:rsidR="0035506B">
        <w:rPr>
          <w:rFonts w:ascii="Times New Roman" w:hAnsi="Times New Roman" w:cs="Times New Roman"/>
          <w:sz w:val="24"/>
          <w:szCs w:val="24"/>
          <w:lang w:val="en-US"/>
        </w:rPr>
        <w:t>, essentially d</w:t>
      </w:r>
      <w:r w:rsidR="0014568A">
        <w:rPr>
          <w:rFonts w:ascii="Times New Roman" w:hAnsi="Times New Roman" w:cs="Times New Roman"/>
          <w:sz w:val="24"/>
          <w:szCs w:val="24"/>
          <w:lang w:val="en-US"/>
        </w:rPr>
        <w:t>ictates</w:t>
      </w:r>
      <w:r w:rsidR="007F2123">
        <w:rPr>
          <w:rFonts w:ascii="Times New Roman" w:hAnsi="Times New Roman" w:cs="Times New Roman"/>
          <w:sz w:val="24"/>
          <w:szCs w:val="24"/>
          <w:lang w:val="en-US"/>
        </w:rPr>
        <w:t xml:space="preserve"> </w:t>
      </w:r>
      <w:r w:rsidR="00016B02">
        <w:rPr>
          <w:rFonts w:ascii="Times New Roman" w:hAnsi="Times New Roman" w:cs="Times New Roman"/>
          <w:sz w:val="24"/>
          <w:szCs w:val="24"/>
          <w:lang w:val="en-US"/>
        </w:rPr>
        <w:t xml:space="preserve">the </w:t>
      </w:r>
      <w:r w:rsidR="0035506B">
        <w:rPr>
          <w:rFonts w:ascii="Times New Roman" w:hAnsi="Times New Roman" w:cs="Times New Roman"/>
          <w:sz w:val="24"/>
          <w:szCs w:val="24"/>
          <w:lang w:val="en-US"/>
        </w:rPr>
        <w:t xml:space="preserve">relative impact of diffuse competition on </w:t>
      </w:r>
      <w:r w:rsidR="007E5BBF">
        <w:rPr>
          <w:rFonts w:ascii="Times New Roman" w:hAnsi="Times New Roman" w:cs="Times New Roman"/>
          <w:sz w:val="24"/>
          <w:szCs w:val="24"/>
          <w:lang w:val="en-US"/>
        </w:rPr>
        <w:t xml:space="preserve">the trait evolution of </w:t>
      </w:r>
      <w:r w:rsidR="0035506B">
        <w:rPr>
          <w:rFonts w:ascii="Times New Roman" w:hAnsi="Times New Roman" w:cs="Times New Roman"/>
          <w:sz w:val="24"/>
          <w:szCs w:val="24"/>
          <w:lang w:val="en-US"/>
        </w:rPr>
        <w:t>a given pair of species</w:t>
      </w:r>
      <w:r w:rsidR="00016B02">
        <w:rPr>
          <w:rFonts w:ascii="Times New Roman" w:hAnsi="Times New Roman" w:cs="Times New Roman"/>
          <w:sz w:val="24"/>
          <w:szCs w:val="24"/>
          <w:lang w:val="en-US"/>
        </w:rPr>
        <w:t xml:space="preserve">. </w:t>
      </w:r>
      <w:r w:rsidR="0035506B">
        <w:rPr>
          <w:rFonts w:ascii="Times New Roman" w:hAnsi="Times New Roman" w:cs="Times New Roman"/>
          <w:sz w:val="24"/>
          <w:szCs w:val="24"/>
          <w:lang w:val="en-US"/>
        </w:rPr>
        <w:t xml:space="preserve">Figure 6 demonstrates the impact of </w:t>
      </w:r>
      <w:r w:rsidR="0014568A">
        <w:rPr>
          <w:rFonts w:ascii="Times New Roman" w:hAnsi="Times New Roman" w:cs="Times New Roman"/>
          <w:sz w:val="24"/>
          <w:szCs w:val="24"/>
          <w:lang w:val="en-US"/>
        </w:rPr>
        <w:t xml:space="preserve">how </w:t>
      </w:r>
      <w:r w:rsidR="0035506B">
        <w:rPr>
          <w:rFonts w:ascii="Times New Roman" w:hAnsi="Times New Roman" w:cs="Times New Roman"/>
          <w:sz w:val="24"/>
          <w:szCs w:val="24"/>
          <w:lang w:val="en-US"/>
        </w:rPr>
        <w:t xml:space="preserve">different </w:t>
      </w:r>
      <w:r w:rsidR="0035506B" w:rsidRPr="00AE1BCF">
        <w:rPr>
          <w:rFonts w:ascii="Times New Roman" w:hAnsi="Times New Roman" w:cs="Times New Roman"/>
          <w:sz w:val="24"/>
          <w:szCs w:val="24"/>
          <w:lang w:val="en-US"/>
        </w:rPr>
        <w:t>β function</w:t>
      </w:r>
      <w:r w:rsidR="0035506B">
        <w:rPr>
          <w:rFonts w:ascii="Times New Roman" w:hAnsi="Times New Roman" w:cs="Times New Roman"/>
          <w:sz w:val="24"/>
          <w:szCs w:val="24"/>
          <w:lang w:val="en-US"/>
        </w:rPr>
        <w:t>s</w:t>
      </w:r>
      <w:r w:rsidR="0014568A">
        <w:rPr>
          <w:rFonts w:ascii="Times New Roman" w:hAnsi="Times New Roman" w:cs="Times New Roman"/>
          <w:sz w:val="24"/>
          <w:szCs w:val="24"/>
          <w:lang w:val="en-US"/>
        </w:rPr>
        <w:t xml:space="preserve"> alter the strength and direction of trait evolution</w:t>
      </w:r>
      <w:r w:rsidR="0035506B">
        <w:rPr>
          <w:rFonts w:ascii="Times New Roman" w:hAnsi="Times New Roman" w:cs="Times New Roman"/>
          <w:sz w:val="24"/>
          <w:szCs w:val="24"/>
          <w:lang w:val="en-US"/>
        </w:rPr>
        <w:t xml:space="preserve">. </w:t>
      </w:r>
      <w:r w:rsidR="00436562">
        <w:rPr>
          <w:rFonts w:ascii="Times New Roman" w:hAnsi="Times New Roman" w:cs="Times New Roman"/>
          <w:sz w:val="24"/>
          <w:szCs w:val="24"/>
          <w:lang w:val="en-US"/>
        </w:rPr>
        <w:t xml:space="preserve">The expression of the </w:t>
      </w:r>
      <w:r w:rsidR="00436562" w:rsidRPr="00AE1BCF">
        <w:rPr>
          <w:rFonts w:ascii="Times New Roman" w:hAnsi="Times New Roman" w:cs="Times New Roman"/>
          <w:sz w:val="24"/>
          <w:szCs w:val="24"/>
          <w:lang w:val="en-US"/>
        </w:rPr>
        <w:t>β function</w:t>
      </w:r>
      <w:r w:rsidR="00436562">
        <w:rPr>
          <w:rFonts w:ascii="Times New Roman" w:hAnsi="Times New Roman" w:cs="Times New Roman"/>
          <w:sz w:val="24"/>
          <w:szCs w:val="24"/>
          <w:lang w:val="en-US"/>
        </w:rPr>
        <w:t>s shows that its s</w:t>
      </w:r>
      <w:r w:rsidR="0035506B">
        <w:rPr>
          <w:rFonts w:ascii="Times New Roman" w:hAnsi="Times New Roman" w:cs="Times New Roman"/>
          <w:sz w:val="24"/>
          <w:szCs w:val="24"/>
          <w:lang w:val="en-US"/>
        </w:rPr>
        <w:t>hape c</w:t>
      </w:r>
      <w:r w:rsidR="00016B02">
        <w:rPr>
          <w:rFonts w:ascii="Times New Roman" w:hAnsi="Times New Roman" w:cs="Times New Roman"/>
          <w:sz w:val="24"/>
          <w:szCs w:val="24"/>
          <w:lang w:val="en-US"/>
        </w:rPr>
        <w:t>haracteristics d</w:t>
      </w:r>
      <w:r w:rsidR="0029380E">
        <w:rPr>
          <w:rFonts w:ascii="Times New Roman" w:hAnsi="Times New Roman" w:cs="Times New Roman"/>
          <w:sz w:val="24"/>
          <w:szCs w:val="24"/>
          <w:lang w:val="en-US"/>
        </w:rPr>
        <w:t>epen</w:t>
      </w:r>
      <w:r w:rsidR="00016B02">
        <w:rPr>
          <w:rFonts w:ascii="Times New Roman" w:hAnsi="Times New Roman" w:cs="Times New Roman"/>
          <w:sz w:val="24"/>
          <w:szCs w:val="24"/>
          <w:lang w:val="en-US"/>
        </w:rPr>
        <w:t>d</w:t>
      </w:r>
      <w:r w:rsidR="0029380E">
        <w:rPr>
          <w:rFonts w:ascii="Times New Roman" w:hAnsi="Times New Roman" w:cs="Times New Roman"/>
          <w:sz w:val="24"/>
          <w:szCs w:val="24"/>
          <w:lang w:val="en-US"/>
        </w:rPr>
        <w:t xml:space="preserve"> on trait distributions of species as well as competition kernel function</w:t>
      </w:r>
      <w:r w:rsidR="00436562">
        <w:rPr>
          <w:rFonts w:ascii="Times New Roman" w:hAnsi="Times New Roman" w:cs="Times New Roman"/>
          <w:sz w:val="24"/>
          <w:szCs w:val="24"/>
          <w:lang w:val="en-US"/>
        </w:rPr>
        <w:t xml:space="preserve"> (eq.6)</w:t>
      </w:r>
      <w:r w:rsidR="0029380E">
        <w:rPr>
          <w:rFonts w:ascii="Times New Roman" w:hAnsi="Times New Roman" w:cs="Times New Roman"/>
          <w:sz w:val="24"/>
          <w:szCs w:val="24"/>
          <w:lang w:val="en-US"/>
        </w:rPr>
        <w:t xml:space="preserve">. </w:t>
      </w:r>
      <w:r w:rsidR="00DF42BC">
        <w:rPr>
          <w:rFonts w:ascii="Times New Roman" w:hAnsi="Times New Roman" w:cs="Times New Roman"/>
          <w:sz w:val="24"/>
          <w:szCs w:val="24"/>
          <w:lang w:val="en-US"/>
        </w:rPr>
        <w:t xml:space="preserve">If the competitive kernel is symmetric, by construct, </w:t>
      </w:r>
      <w:r w:rsidR="00DF42BC" w:rsidRPr="00AE1BCF">
        <w:rPr>
          <w:rFonts w:ascii="Times New Roman" w:hAnsi="Times New Roman" w:cs="Times New Roman"/>
          <w:sz w:val="24"/>
          <w:szCs w:val="24"/>
          <w:lang w:val="en-US"/>
        </w:rPr>
        <w:t>β function</w:t>
      </w:r>
      <w:r w:rsidR="00DF42BC">
        <w:rPr>
          <w:rFonts w:ascii="Times New Roman" w:hAnsi="Times New Roman" w:cs="Times New Roman"/>
          <w:sz w:val="24"/>
          <w:szCs w:val="24"/>
          <w:lang w:val="en-US"/>
        </w:rPr>
        <w:t xml:space="preserve"> is always antisymmetric around the origin. </w:t>
      </w:r>
      <w:r w:rsidR="0035506B">
        <w:rPr>
          <w:rFonts w:ascii="Times New Roman" w:hAnsi="Times New Roman" w:cs="Times New Roman"/>
          <w:sz w:val="24"/>
          <w:szCs w:val="24"/>
          <w:lang w:val="en-US"/>
        </w:rPr>
        <w:t>If the absolute values of function sharply rise and fall on both sides of the origin, as in panel (II) in Fig.6, the effect of the diffuse competition will be weak compared to the mutual repulsive effect between a pair of species. In such scenario, it is highly unlikely to observe convergent trait evolution. In contrast</w:t>
      </w:r>
      <w:r w:rsidR="007E5BBF">
        <w:rPr>
          <w:rFonts w:ascii="Times New Roman" w:hAnsi="Times New Roman" w:cs="Times New Roman"/>
          <w:sz w:val="24"/>
          <w:szCs w:val="24"/>
          <w:lang w:val="en-US"/>
        </w:rPr>
        <w:t xml:space="preserve"> (panel (III)</w:t>
      </w:r>
      <w:r w:rsidR="0035506B">
        <w:rPr>
          <w:rFonts w:ascii="Times New Roman" w:hAnsi="Times New Roman" w:cs="Times New Roman"/>
          <w:sz w:val="24"/>
          <w:szCs w:val="24"/>
          <w:lang w:val="en-US"/>
        </w:rPr>
        <w:t xml:space="preserve">, </w:t>
      </w:r>
      <w:r w:rsidR="00DF42BC">
        <w:rPr>
          <w:rFonts w:ascii="Times New Roman" w:hAnsi="Times New Roman" w:cs="Times New Roman"/>
          <w:sz w:val="24"/>
          <w:szCs w:val="24"/>
          <w:lang w:val="en-US"/>
        </w:rPr>
        <w:t xml:space="preserve">if the absolute values of the function rise and fall slowly away from the origin, there is a higher likelihood that the effect of diffuse competition will overpower the mutual repulsive selective force between a pair of species leading to a convergent evolution. Although, the event of convergent evolution between two species </w:t>
      </w:r>
      <w:r w:rsidR="00436562">
        <w:rPr>
          <w:rFonts w:ascii="Times New Roman" w:hAnsi="Times New Roman" w:cs="Times New Roman"/>
          <w:sz w:val="24"/>
          <w:szCs w:val="24"/>
          <w:lang w:val="en-US"/>
        </w:rPr>
        <w:t>depends</w:t>
      </w:r>
      <w:r w:rsidR="00DF42BC">
        <w:rPr>
          <w:rFonts w:ascii="Times New Roman" w:hAnsi="Times New Roman" w:cs="Times New Roman"/>
          <w:sz w:val="24"/>
          <w:szCs w:val="24"/>
          <w:lang w:val="en-US"/>
        </w:rPr>
        <w:t xml:space="preserve"> on the relative “positions” of other species along the trait axis,</w:t>
      </w:r>
      <w:r w:rsidR="00436562">
        <w:rPr>
          <w:rFonts w:ascii="Times New Roman" w:hAnsi="Times New Roman" w:cs="Times New Roman"/>
          <w:sz w:val="24"/>
          <w:szCs w:val="24"/>
          <w:lang w:val="en-US"/>
        </w:rPr>
        <w:t xml:space="preserve"> thus being highly idiosyncratic,</w:t>
      </w:r>
      <w:r w:rsidR="00DF42BC">
        <w:rPr>
          <w:rFonts w:ascii="Times New Roman" w:hAnsi="Times New Roman" w:cs="Times New Roman"/>
          <w:sz w:val="24"/>
          <w:szCs w:val="24"/>
          <w:lang w:val="en-US"/>
        </w:rPr>
        <w:t xml:space="preserve"> </w:t>
      </w:r>
      <w:r w:rsidR="00436562">
        <w:rPr>
          <w:rFonts w:ascii="Times New Roman" w:hAnsi="Times New Roman" w:cs="Times New Roman"/>
          <w:sz w:val="24"/>
          <w:szCs w:val="24"/>
          <w:lang w:val="en-US"/>
        </w:rPr>
        <w:t xml:space="preserve">its likelihood </w:t>
      </w:r>
      <w:r w:rsidR="00DF42BC">
        <w:rPr>
          <w:rFonts w:ascii="Times New Roman" w:hAnsi="Times New Roman" w:cs="Times New Roman"/>
          <w:sz w:val="24"/>
          <w:szCs w:val="24"/>
          <w:lang w:val="en-US"/>
        </w:rPr>
        <w:t xml:space="preserve">is </w:t>
      </w:r>
      <w:r w:rsidR="00436562">
        <w:rPr>
          <w:rFonts w:ascii="Times New Roman" w:hAnsi="Times New Roman" w:cs="Times New Roman"/>
          <w:sz w:val="24"/>
          <w:szCs w:val="24"/>
          <w:lang w:val="en-US"/>
        </w:rPr>
        <w:t>modulated</w:t>
      </w:r>
      <w:r w:rsidR="00DF42BC">
        <w:rPr>
          <w:rFonts w:ascii="Times New Roman" w:hAnsi="Times New Roman" w:cs="Times New Roman"/>
          <w:sz w:val="24"/>
          <w:szCs w:val="24"/>
          <w:lang w:val="en-US"/>
        </w:rPr>
        <w:t xml:space="preserve"> by the shape characteristics of the </w:t>
      </w:r>
      <w:r w:rsidR="00DF42BC" w:rsidRPr="00AE1BCF">
        <w:rPr>
          <w:rFonts w:ascii="Times New Roman" w:hAnsi="Times New Roman" w:cs="Times New Roman"/>
          <w:sz w:val="24"/>
          <w:szCs w:val="24"/>
          <w:lang w:val="en-US"/>
        </w:rPr>
        <w:t>β function</w:t>
      </w:r>
      <w:r w:rsidR="00DF42BC">
        <w:rPr>
          <w:rFonts w:ascii="Times New Roman" w:hAnsi="Times New Roman" w:cs="Times New Roman"/>
          <w:sz w:val="24"/>
          <w:szCs w:val="24"/>
          <w:lang w:val="en-US"/>
        </w:rPr>
        <w:t>.</w:t>
      </w:r>
    </w:p>
    <w:p w14:paraId="5485CE5A" w14:textId="0315B8B2" w:rsidR="00EA30EB" w:rsidRDefault="00436562" w:rsidP="00F20763">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Given this premise, what are the competitive scenario or the quantitative genetic inheritance processes under which one may expect deviations from the expected trend of trait-overdispersion or limiting similarity? Based on the expression of the </w:t>
      </w:r>
      <w:r w:rsidRPr="00AE1BCF">
        <w:rPr>
          <w:rFonts w:ascii="Times New Roman" w:hAnsi="Times New Roman" w:cs="Times New Roman"/>
          <w:sz w:val="24"/>
          <w:szCs w:val="24"/>
          <w:lang w:val="en-US"/>
        </w:rPr>
        <w:t>β function</w:t>
      </w:r>
      <w:r>
        <w:rPr>
          <w:rFonts w:ascii="Times New Roman" w:hAnsi="Times New Roman" w:cs="Times New Roman"/>
          <w:sz w:val="24"/>
          <w:szCs w:val="24"/>
          <w:lang w:val="en-US"/>
        </w:rPr>
        <w:t xml:space="preserve"> (eq.6), i</w:t>
      </w:r>
      <w:r w:rsidR="0079522F">
        <w:rPr>
          <w:rFonts w:ascii="Times New Roman" w:hAnsi="Times New Roman" w:cs="Times New Roman"/>
          <w:sz w:val="24"/>
          <w:szCs w:val="24"/>
          <w:lang w:val="en-US"/>
        </w:rPr>
        <w:t>f</w:t>
      </w:r>
      <w:r>
        <w:rPr>
          <w:rFonts w:ascii="Times New Roman" w:hAnsi="Times New Roman" w:cs="Times New Roman"/>
          <w:sz w:val="24"/>
          <w:szCs w:val="24"/>
          <w:lang w:val="en-US"/>
        </w:rPr>
        <w:t xml:space="preserve"> the</w:t>
      </w:r>
      <w:r w:rsidR="0079522F">
        <w:rPr>
          <w:rFonts w:ascii="Times New Roman" w:hAnsi="Times New Roman" w:cs="Times New Roman"/>
          <w:sz w:val="24"/>
          <w:szCs w:val="24"/>
          <w:lang w:val="en-US"/>
        </w:rPr>
        <w:t xml:space="preserve"> traits of both the species are normally distributed, </w:t>
      </w:r>
      <w:r w:rsidR="00E2341B">
        <w:rPr>
          <w:rFonts w:ascii="Times New Roman" w:hAnsi="Times New Roman" w:cs="Times New Roman"/>
          <w:sz w:val="24"/>
          <w:szCs w:val="24"/>
          <w:lang w:val="en-US"/>
        </w:rPr>
        <w:t xml:space="preserve">the </w:t>
      </w:r>
      <w:r w:rsidR="0079522F">
        <w:rPr>
          <w:rFonts w:ascii="Times New Roman" w:hAnsi="Times New Roman" w:cs="Times New Roman"/>
          <w:sz w:val="24"/>
          <w:szCs w:val="24"/>
          <w:lang w:val="en-US"/>
        </w:rPr>
        <w:t xml:space="preserve">resulting </w:t>
      </w:r>
      <w:r w:rsidR="0079522F" w:rsidRPr="00AE1BCF">
        <w:rPr>
          <w:rFonts w:ascii="Times New Roman" w:hAnsi="Times New Roman" w:cs="Times New Roman"/>
          <w:sz w:val="24"/>
          <w:szCs w:val="24"/>
          <w:lang w:val="en-US"/>
        </w:rPr>
        <w:t>β function</w:t>
      </w:r>
      <w:r w:rsidR="0079522F">
        <w:rPr>
          <w:rFonts w:ascii="Times New Roman" w:hAnsi="Times New Roman" w:cs="Times New Roman"/>
          <w:sz w:val="24"/>
          <w:szCs w:val="24"/>
          <w:lang w:val="en-US"/>
        </w:rPr>
        <w:t xml:space="preserve"> </w:t>
      </w:r>
      <w:r w:rsidR="00E2341B">
        <w:rPr>
          <w:rFonts w:ascii="Times New Roman" w:hAnsi="Times New Roman" w:cs="Times New Roman"/>
          <w:sz w:val="24"/>
          <w:szCs w:val="24"/>
          <w:lang w:val="en-US"/>
        </w:rPr>
        <w:t>takes the form</w:t>
      </w:r>
      <w:r w:rsidR="0079522F">
        <w:rPr>
          <w:rFonts w:ascii="Times New Roman" w:hAnsi="Times New Roman" w:cs="Times New Roman"/>
          <w:sz w:val="24"/>
          <w:szCs w:val="24"/>
          <w:lang w:val="en-US"/>
        </w:rPr>
        <w:t xml:space="preserve"> from </w:t>
      </w:r>
      <w:r w:rsidR="00E2341B">
        <w:rPr>
          <w:rFonts w:ascii="Times New Roman" w:hAnsi="Times New Roman" w:cs="Times New Roman"/>
          <w:sz w:val="24"/>
          <w:szCs w:val="24"/>
          <w:lang w:val="en-US"/>
        </w:rPr>
        <w:t xml:space="preserve">the </w:t>
      </w:r>
      <w:r w:rsidR="0079522F">
        <w:rPr>
          <w:rFonts w:ascii="Times New Roman" w:hAnsi="Times New Roman" w:cs="Times New Roman"/>
          <w:sz w:val="24"/>
          <w:szCs w:val="24"/>
          <w:lang w:val="en-US"/>
        </w:rPr>
        <w:t>panel (II) in Fig.6</w:t>
      </w:r>
      <w:r>
        <w:rPr>
          <w:rFonts w:ascii="Times New Roman" w:hAnsi="Times New Roman" w:cs="Times New Roman"/>
          <w:sz w:val="24"/>
          <w:szCs w:val="24"/>
          <w:lang w:val="en-US"/>
        </w:rPr>
        <w:t xml:space="preserve"> and it</w:t>
      </w:r>
      <w:r w:rsidR="00E2341B">
        <w:rPr>
          <w:rFonts w:ascii="Times New Roman" w:hAnsi="Times New Roman" w:cs="Times New Roman"/>
          <w:sz w:val="24"/>
          <w:szCs w:val="24"/>
          <w:lang w:val="en-US"/>
        </w:rPr>
        <w:t>s shape</w:t>
      </w:r>
      <w:r w:rsidR="0079522F">
        <w:rPr>
          <w:rFonts w:ascii="Times New Roman" w:hAnsi="Times New Roman" w:cs="Times New Roman"/>
          <w:sz w:val="24"/>
          <w:szCs w:val="24"/>
          <w:lang w:val="en-US"/>
        </w:rPr>
        <w:t xml:space="preserve"> does not alter significantly under different competitive kernels.</w:t>
      </w:r>
      <w:r w:rsidR="00650B8E">
        <w:rPr>
          <w:rFonts w:ascii="Times New Roman" w:hAnsi="Times New Roman" w:cs="Times New Roman"/>
          <w:sz w:val="24"/>
          <w:szCs w:val="24"/>
          <w:lang w:val="en-US"/>
        </w:rPr>
        <w:t xml:space="preserve"> </w:t>
      </w:r>
      <w:r w:rsidR="00E2341B">
        <w:rPr>
          <w:rFonts w:ascii="Times New Roman" w:hAnsi="Times New Roman" w:cs="Times New Roman"/>
          <w:sz w:val="24"/>
          <w:szCs w:val="24"/>
          <w:lang w:val="en-US"/>
        </w:rPr>
        <w:t xml:space="preserve">Therefore, it is highly unlikely that competing species with normally distributed shapes would produce convergent trait trajectories and </w:t>
      </w:r>
      <w:r w:rsidR="003F44F3">
        <w:rPr>
          <w:rFonts w:ascii="Times New Roman" w:hAnsi="Times New Roman" w:cs="Times New Roman"/>
          <w:sz w:val="24"/>
          <w:szCs w:val="24"/>
          <w:lang w:val="en-US"/>
        </w:rPr>
        <w:t>the traits should diverge away</w:t>
      </w:r>
      <w:r w:rsidR="00E2341B">
        <w:rPr>
          <w:rFonts w:ascii="Times New Roman" w:hAnsi="Times New Roman" w:cs="Times New Roman"/>
          <w:sz w:val="24"/>
          <w:szCs w:val="24"/>
          <w:lang w:val="en-US"/>
        </w:rPr>
        <w:t xml:space="preserve">. The </w:t>
      </w:r>
      <w:r w:rsidR="007F2123">
        <w:rPr>
          <w:rFonts w:ascii="Times New Roman" w:hAnsi="Times New Roman" w:cs="Times New Roman"/>
          <w:sz w:val="24"/>
          <w:szCs w:val="24"/>
          <w:lang w:val="en-US"/>
        </w:rPr>
        <w:t xml:space="preserve">pioneering </w:t>
      </w:r>
      <w:r w:rsidR="00E2341B">
        <w:rPr>
          <w:rFonts w:ascii="Times New Roman" w:hAnsi="Times New Roman" w:cs="Times New Roman"/>
          <w:sz w:val="24"/>
          <w:szCs w:val="24"/>
          <w:lang w:val="en-US"/>
        </w:rPr>
        <w:t xml:space="preserve">quantitative </w:t>
      </w:r>
      <w:r w:rsidR="003E4452" w:rsidRPr="00AE1BCF">
        <w:rPr>
          <w:rFonts w:ascii="Times New Roman" w:hAnsi="Times New Roman" w:cs="Times New Roman"/>
          <w:sz w:val="24"/>
          <w:szCs w:val="24"/>
          <w:lang w:val="en-US"/>
        </w:rPr>
        <w:t xml:space="preserve">genetic model </w:t>
      </w:r>
      <w:r w:rsidR="00F826B2">
        <w:rPr>
          <w:rFonts w:ascii="Times New Roman" w:hAnsi="Times New Roman" w:cs="Times New Roman"/>
          <w:sz w:val="24"/>
          <w:szCs w:val="24"/>
          <w:lang w:val="en-US"/>
        </w:rPr>
        <w:t>of resource competition</w:t>
      </w:r>
      <w:r w:rsidR="00E2341B">
        <w:rPr>
          <w:rFonts w:ascii="Times New Roman" w:hAnsi="Times New Roman" w:cs="Times New Roman"/>
          <w:sz w:val="24"/>
          <w:szCs w:val="24"/>
          <w:lang w:val="en-US"/>
        </w:rPr>
        <w:t xml:space="preserve"> (QGR model)</w:t>
      </w:r>
      <w:r w:rsidR="00F826B2">
        <w:rPr>
          <w:rFonts w:ascii="Times New Roman" w:hAnsi="Times New Roman" w:cs="Times New Roman"/>
          <w:sz w:val="24"/>
          <w:szCs w:val="24"/>
          <w:lang w:val="en-US"/>
        </w:rPr>
        <w:t xml:space="preserve"> </w:t>
      </w:r>
      <w:r w:rsidR="003E4452" w:rsidRPr="00AE1BCF">
        <w:rPr>
          <w:rFonts w:ascii="Times New Roman" w:hAnsi="Times New Roman" w:cs="Times New Roman"/>
          <w:sz w:val="24"/>
          <w:szCs w:val="24"/>
          <w:lang w:val="en-US"/>
        </w:rPr>
        <w:t xml:space="preserve">by </w:t>
      </w:r>
      <w:proofErr w:type="spellStart"/>
      <w:r w:rsidR="003E4452" w:rsidRPr="00AE1BCF">
        <w:rPr>
          <w:rFonts w:ascii="Times New Roman" w:hAnsi="Times New Roman" w:cs="Times New Roman"/>
          <w:sz w:val="24"/>
          <w:szCs w:val="24"/>
          <w:lang w:val="en-US"/>
        </w:rPr>
        <w:t>Slatkin</w:t>
      </w:r>
      <w:proofErr w:type="spellEnd"/>
      <w:r w:rsidR="003E4452" w:rsidRPr="00AE1BCF">
        <w:rPr>
          <w:rFonts w:ascii="Times New Roman" w:hAnsi="Times New Roman" w:cs="Times New Roman"/>
          <w:sz w:val="24"/>
          <w:szCs w:val="24"/>
          <w:lang w:val="en-US"/>
        </w:rPr>
        <w:t xml:space="preserve"> (19</w:t>
      </w:r>
      <w:r w:rsidR="003A5B89" w:rsidRPr="00AE1BCF">
        <w:rPr>
          <w:rFonts w:ascii="Times New Roman" w:hAnsi="Times New Roman" w:cs="Times New Roman"/>
          <w:sz w:val="24"/>
          <w:szCs w:val="24"/>
          <w:lang w:val="en-US"/>
        </w:rPr>
        <w:t>80</w:t>
      </w:r>
      <w:r w:rsidR="003E4452" w:rsidRPr="00AE1BCF">
        <w:rPr>
          <w:rFonts w:ascii="Times New Roman" w:hAnsi="Times New Roman" w:cs="Times New Roman"/>
          <w:sz w:val="24"/>
          <w:szCs w:val="24"/>
          <w:lang w:val="en-US"/>
        </w:rPr>
        <w:t>) and Taper and Case</w:t>
      </w:r>
      <w:r w:rsidR="001D48FC" w:rsidRPr="00AE1BCF">
        <w:rPr>
          <w:rFonts w:ascii="Times New Roman" w:hAnsi="Times New Roman" w:cs="Times New Roman"/>
          <w:sz w:val="24"/>
          <w:szCs w:val="24"/>
          <w:lang w:val="en-US"/>
        </w:rPr>
        <w:t xml:space="preserve"> (1985</w:t>
      </w:r>
      <w:r w:rsidR="00F826B2">
        <w:rPr>
          <w:rFonts w:ascii="Times New Roman" w:hAnsi="Times New Roman" w:cs="Times New Roman"/>
          <w:sz w:val="24"/>
          <w:szCs w:val="24"/>
          <w:lang w:val="en-US"/>
        </w:rPr>
        <w:t>)</w:t>
      </w:r>
      <w:r w:rsidR="00511AC7">
        <w:rPr>
          <w:rFonts w:ascii="Times New Roman" w:hAnsi="Times New Roman" w:cs="Times New Roman"/>
          <w:sz w:val="24"/>
          <w:szCs w:val="24"/>
          <w:lang w:val="en-US"/>
        </w:rPr>
        <w:t xml:space="preserve"> </w:t>
      </w:r>
      <w:r w:rsidR="0097360B" w:rsidRPr="00AE1BCF">
        <w:rPr>
          <w:rFonts w:ascii="Times New Roman" w:hAnsi="Times New Roman" w:cs="Times New Roman"/>
          <w:sz w:val="24"/>
          <w:szCs w:val="24"/>
          <w:lang w:val="en-US"/>
        </w:rPr>
        <w:t>becomes a subset</w:t>
      </w:r>
      <w:r w:rsidR="00E2341B">
        <w:rPr>
          <w:rFonts w:ascii="Times New Roman" w:hAnsi="Times New Roman" w:cs="Times New Roman"/>
          <w:sz w:val="24"/>
          <w:szCs w:val="24"/>
          <w:lang w:val="en-US"/>
        </w:rPr>
        <w:t xml:space="preserve"> in our framework</w:t>
      </w:r>
      <w:r w:rsidR="0097360B" w:rsidRPr="00AE1BCF">
        <w:rPr>
          <w:rFonts w:ascii="Times New Roman" w:hAnsi="Times New Roman" w:cs="Times New Roman"/>
          <w:sz w:val="24"/>
          <w:szCs w:val="24"/>
          <w:lang w:val="en-US"/>
        </w:rPr>
        <w:t xml:space="preserve"> </w:t>
      </w:r>
      <w:r w:rsidR="003F44F3">
        <w:rPr>
          <w:rFonts w:ascii="Times New Roman" w:hAnsi="Times New Roman" w:cs="Times New Roman"/>
          <w:sz w:val="24"/>
          <w:szCs w:val="24"/>
          <w:lang w:val="en-US"/>
        </w:rPr>
        <w:t xml:space="preserve">since they employ a Gaussian competition kernel and assume that the traits remain normally distributed through generations </w:t>
      </w:r>
      <w:r w:rsidR="0097360B" w:rsidRPr="00AE1BCF">
        <w:rPr>
          <w:rFonts w:ascii="Times New Roman" w:hAnsi="Times New Roman" w:cs="Times New Roman"/>
          <w:sz w:val="24"/>
          <w:szCs w:val="24"/>
          <w:lang w:val="en-US"/>
        </w:rPr>
        <w:t>(</w:t>
      </w:r>
      <w:r w:rsidR="00E2341B">
        <w:rPr>
          <w:rFonts w:ascii="Times New Roman" w:hAnsi="Times New Roman" w:cs="Times New Roman"/>
          <w:sz w:val="24"/>
          <w:szCs w:val="24"/>
          <w:lang w:val="en-US"/>
        </w:rPr>
        <w:t xml:space="preserve">demonstrated in </w:t>
      </w:r>
      <w:r w:rsidR="0097360B" w:rsidRPr="00AE1BCF">
        <w:rPr>
          <w:rFonts w:ascii="Times New Roman" w:hAnsi="Times New Roman" w:cs="Times New Roman"/>
          <w:sz w:val="24"/>
          <w:szCs w:val="24"/>
          <w:lang w:val="en-US"/>
        </w:rPr>
        <w:t>Fig.1)</w:t>
      </w:r>
      <w:r w:rsidR="003F44F3">
        <w:rPr>
          <w:rFonts w:ascii="Times New Roman" w:hAnsi="Times New Roman" w:cs="Times New Roman"/>
          <w:sz w:val="24"/>
          <w:szCs w:val="24"/>
          <w:lang w:val="en-US"/>
        </w:rPr>
        <w:t xml:space="preserve"> thus resembling the functional forms shown in fig.1 and panel (II) in fig.6</w:t>
      </w:r>
      <w:r w:rsidR="0097360B" w:rsidRPr="00AE1BCF">
        <w:rPr>
          <w:rFonts w:ascii="Times New Roman" w:hAnsi="Times New Roman" w:cs="Times New Roman"/>
          <w:sz w:val="24"/>
          <w:szCs w:val="24"/>
          <w:lang w:val="en-US"/>
        </w:rPr>
        <w:t xml:space="preserve">. </w:t>
      </w:r>
      <w:r w:rsidR="003F44F3">
        <w:rPr>
          <w:rFonts w:ascii="Times New Roman" w:hAnsi="Times New Roman" w:cs="Times New Roman"/>
          <w:sz w:val="24"/>
          <w:szCs w:val="24"/>
          <w:lang w:val="en-US"/>
        </w:rPr>
        <w:t xml:space="preserve">In this case, our framework dictates that divergent trait evolution should be observed leading trait overdispersion pattern across the community. On the contrary, if traits of the competing species were not normally distributed, the shape of the </w:t>
      </w:r>
      <w:r w:rsidR="003F44F3" w:rsidRPr="00AE1BCF">
        <w:rPr>
          <w:rFonts w:ascii="Times New Roman" w:hAnsi="Times New Roman" w:cs="Times New Roman"/>
          <w:sz w:val="24"/>
          <w:szCs w:val="24"/>
          <w:lang w:val="en-US"/>
        </w:rPr>
        <w:t>β function</w:t>
      </w:r>
      <w:r w:rsidR="003F44F3">
        <w:rPr>
          <w:rFonts w:ascii="Times New Roman" w:hAnsi="Times New Roman" w:cs="Times New Roman"/>
          <w:sz w:val="24"/>
          <w:szCs w:val="24"/>
          <w:lang w:val="en-US"/>
        </w:rPr>
        <w:t xml:space="preserve"> may be influenced by the competitive kernel function and thus modulate the likelihood of the trait convergence events. An example of such </w:t>
      </w:r>
      <w:r w:rsidR="003F44F3" w:rsidRPr="00AE1BCF">
        <w:rPr>
          <w:rFonts w:ascii="Times New Roman" w:hAnsi="Times New Roman" w:cs="Times New Roman"/>
          <w:sz w:val="24"/>
          <w:szCs w:val="24"/>
          <w:lang w:val="en-US"/>
        </w:rPr>
        <w:t>β function</w:t>
      </w:r>
      <w:r w:rsidR="003F44F3">
        <w:rPr>
          <w:rFonts w:ascii="Times New Roman" w:hAnsi="Times New Roman" w:cs="Times New Roman"/>
          <w:sz w:val="24"/>
          <w:szCs w:val="24"/>
          <w:lang w:val="en-US"/>
        </w:rPr>
        <w:t xml:space="preserve"> is shown in panel (III) in fig.6. </w:t>
      </w:r>
    </w:p>
    <w:p w14:paraId="0A72519C" w14:textId="77777777" w:rsidR="001349FD" w:rsidRDefault="0014366B" w:rsidP="00F20763">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Critically,</w:t>
      </w:r>
      <w:r w:rsidR="005B008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analysis of the </w:t>
      </w:r>
      <w:r w:rsidRPr="00AE1BCF">
        <w:rPr>
          <w:rFonts w:ascii="Times New Roman" w:hAnsi="Times New Roman" w:cs="Times New Roman"/>
          <w:sz w:val="24"/>
          <w:szCs w:val="24"/>
          <w:lang w:val="en-US"/>
        </w:rPr>
        <w:t>β function</w:t>
      </w:r>
      <w:r>
        <w:rPr>
          <w:rFonts w:ascii="Times New Roman" w:hAnsi="Times New Roman" w:cs="Times New Roman"/>
          <w:sz w:val="24"/>
          <w:szCs w:val="24"/>
          <w:lang w:val="en-US"/>
        </w:rPr>
        <w:t xml:space="preserve"> above shows that </w:t>
      </w:r>
      <w:r w:rsidR="005B0089">
        <w:rPr>
          <w:rFonts w:ascii="Times New Roman" w:hAnsi="Times New Roman" w:cs="Times New Roman"/>
          <w:sz w:val="24"/>
          <w:szCs w:val="24"/>
          <w:lang w:val="en-US"/>
        </w:rPr>
        <w:t>the q</w:t>
      </w:r>
      <w:r w:rsidR="003F44F3">
        <w:rPr>
          <w:rFonts w:ascii="Times New Roman" w:hAnsi="Times New Roman" w:cs="Times New Roman"/>
          <w:sz w:val="24"/>
          <w:szCs w:val="24"/>
          <w:lang w:val="en-US"/>
        </w:rPr>
        <w:t xml:space="preserve">uantitative genetic </w:t>
      </w:r>
      <w:r w:rsidR="005B0089">
        <w:rPr>
          <w:rFonts w:ascii="Times New Roman" w:hAnsi="Times New Roman" w:cs="Times New Roman"/>
          <w:sz w:val="24"/>
          <w:szCs w:val="24"/>
          <w:lang w:val="en-US"/>
        </w:rPr>
        <w:t xml:space="preserve">inheritance processes, which determine how the traits are propagated through generations </w:t>
      </w:r>
      <w:r>
        <w:rPr>
          <w:rFonts w:ascii="Times New Roman" w:hAnsi="Times New Roman" w:cs="Times New Roman"/>
          <w:sz w:val="24"/>
          <w:szCs w:val="24"/>
          <w:lang w:val="en-US"/>
        </w:rPr>
        <w:t>would</w:t>
      </w:r>
      <w:r w:rsidR="005B0089">
        <w:rPr>
          <w:rFonts w:ascii="Times New Roman" w:hAnsi="Times New Roman" w:cs="Times New Roman"/>
          <w:sz w:val="24"/>
          <w:szCs w:val="24"/>
          <w:lang w:val="en-US"/>
        </w:rPr>
        <w:t xml:space="preserve"> strongly affect the evolutionary response to the competition. </w:t>
      </w:r>
      <w:r w:rsidR="00715E23">
        <w:rPr>
          <w:rFonts w:ascii="Times New Roman" w:hAnsi="Times New Roman" w:cs="Times New Roman"/>
          <w:sz w:val="24"/>
          <w:szCs w:val="24"/>
          <w:lang w:val="en-US"/>
        </w:rPr>
        <w:t xml:space="preserve">These effects are evident at the community-level patterns (Figs. 3,4 and 5). </w:t>
      </w:r>
      <w:r w:rsidR="005B0089">
        <w:rPr>
          <w:rFonts w:ascii="Times New Roman" w:hAnsi="Times New Roman" w:cs="Times New Roman"/>
          <w:sz w:val="24"/>
          <w:szCs w:val="24"/>
          <w:lang w:val="en-US"/>
        </w:rPr>
        <w:t>QGL model</w:t>
      </w:r>
      <w:r w:rsidR="00715E23">
        <w:rPr>
          <w:rFonts w:ascii="Times New Roman" w:hAnsi="Times New Roman" w:cs="Times New Roman"/>
          <w:sz w:val="24"/>
          <w:szCs w:val="24"/>
          <w:lang w:val="en-US"/>
        </w:rPr>
        <w:t xml:space="preserve"> of inheritance</w:t>
      </w:r>
      <w:r w:rsidR="005B0089">
        <w:rPr>
          <w:rFonts w:ascii="Times New Roman" w:hAnsi="Times New Roman" w:cs="Times New Roman"/>
          <w:sz w:val="24"/>
          <w:szCs w:val="24"/>
          <w:lang w:val="en-US"/>
        </w:rPr>
        <w:t xml:space="preserve"> assumes that the </w:t>
      </w:r>
      <w:r w:rsidR="00715E23">
        <w:rPr>
          <w:rFonts w:ascii="Times New Roman" w:hAnsi="Times New Roman" w:cs="Times New Roman"/>
          <w:sz w:val="24"/>
          <w:szCs w:val="24"/>
          <w:lang w:val="en-US"/>
        </w:rPr>
        <w:t xml:space="preserve">traits are determined by infinitesimally small </w:t>
      </w:r>
      <w:r w:rsidR="005B0089">
        <w:rPr>
          <w:rFonts w:ascii="Times New Roman" w:hAnsi="Times New Roman" w:cs="Times New Roman"/>
          <w:sz w:val="24"/>
          <w:szCs w:val="24"/>
          <w:lang w:val="en-US"/>
        </w:rPr>
        <w:t>contributions from large number of loci</w:t>
      </w:r>
      <w:r w:rsidR="00715E23">
        <w:rPr>
          <w:rFonts w:ascii="Times New Roman" w:hAnsi="Times New Roman" w:cs="Times New Roman"/>
          <w:sz w:val="24"/>
          <w:szCs w:val="24"/>
          <w:lang w:val="en-US"/>
        </w:rPr>
        <w:t xml:space="preserve"> and retain</w:t>
      </w:r>
      <w:r w:rsidR="005B0089">
        <w:rPr>
          <w:rFonts w:ascii="Times New Roman" w:hAnsi="Times New Roman" w:cs="Times New Roman"/>
          <w:sz w:val="24"/>
          <w:szCs w:val="24"/>
          <w:lang w:val="en-US"/>
        </w:rPr>
        <w:t xml:space="preserve"> the Gaussian shape with</w:t>
      </w:r>
      <w:r w:rsidR="00715E23">
        <w:rPr>
          <w:rFonts w:ascii="Times New Roman" w:hAnsi="Times New Roman" w:cs="Times New Roman"/>
          <w:sz w:val="24"/>
          <w:szCs w:val="24"/>
          <w:lang w:val="en-US"/>
        </w:rPr>
        <w:t xml:space="preserve"> the</w:t>
      </w:r>
      <w:r w:rsidR="005B0089">
        <w:rPr>
          <w:rFonts w:ascii="Times New Roman" w:hAnsi="Times New Roman" w:cs="Times New Roman"/>
          <w:sz w:val="24"/>
          <w:szCs w:val="24"/>
          <w:lang w:val="en-US"/>
        </w:rPr>
        <w:t xml:space="preserve"> variance </w:t>
      </w:r>
      <w:r w:rsidR="00715E23">
        <w:rPr>
          <w:rFonts w:ascii="Times New Roman" w:hAnsi="Times New Roman" w:cs="Times New Roman"/>
          <w:sz w:val="24"/>
          <w:szCs w:val="24"/>
          <w:lang w:val="en-US"/>
        </w:rPr>
        <w:t>robustly unchanged</w:t>
      </w:r>
      <w:r w:rsidR="005B0089">
        <w:rPr>
          <w:rFonts w:ascii="Times New Roman" w:hAnsi="Times New Roman" w:cs="Times New Roman"/>
          <w:sz w:val="24"/>
          <w:szCs w:val="24"/>
          <w:lang w:val="en-US"/>
        </w:rPr>
        <w:t xml:space="preserve"> under weak directional selection. </w:t>
      </w:r>
      <w:r w:rsidR="00715E23">
        <w:rPr>
          <w:rFonts w:ascii="Times New Roman" w:hAnsi="Times New Roman" w:cs="Times New Roman"/>
          <w:sz w:val="24"/>
          <w:szCs w:val="24"/>
          <w:lang w:val="en-US"/>
        </w:rPr>
        <w:t xml:space="preserve">Thus, normally distributed traits under the QGL model of inheritance would lead to the general trend of trait divergence with the employment of any symmetric competition kernel function. </w:t>
      </w:r>
      <w:r w:rsidR="00316208">
        <w:rPr>
          <w:rFonts w:ascii="Times New Roman" w:hAnsi="Times New Roman" w:cs="Times New Roman"/>
          <w:sz w:val="24"/>
          <w:szCs w:val="24"/>
          <w:lang w:val="en-US"/>
        </w:rPr>
        <w:t xml:space="preserve">This expectation is corroborated by the consistent trends in network modularity and the trait dispersion which are not affected by different forms of competition kernels or different initial demographic conditions. </w:t>
      </w:r>
    </w:p>
    <w:p w14:paraId="735B33CB" w14:textId="3DD4EE53" w:rsidR="003F44F3" w:rsidRPr="003F44F3" w:rsidRDefault="00715E23" w:rsidP="00F20763">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SK model, employed to provide a dynamically sufficient </w:t>
      </w:r>
      <w:r w:rsidR="00B95144">
        <w:rPr>
          <w:rFonts w:ascii="Times New Roman" w:hAnsi="Times New Roman" w:cs="Times New Roman"/>
          <w:sz w:val="24"/>
          <w:szCs w:val="24"/>
          <w:lang w:val="en-US"/>
        </w:rPr>
        <w:fldChar w:fldCharType="begin" w:fldLock="1"/>
      </w:r>
      <w:r w:rsidR="000517A6">
        <w:rPr>
          <w:rFonts w:ascii="Times New Roman" w:hAnsi="Times New Roman" w:cs="Times New Roman"/>
          <w:sz w:val="24"/>
          <w:szCs w:val="24"/>
          <w:lang w:val="en-US"/>
        </w:rPr>
        <w:instrText>ADDIN CSL_CITATION {"citationItems":[{"id":"ITEM-1","itemData":{"DOI":"10.1111/j.1558-5646.1999.tb03794.x","ISSN":"00143820","abstract":"We show that the phenotypic hypergeometric model of a quantitative trait can exactly describe both haploid and diploid populations. The condition necessary for this is equiprobability of genotypes within each phenotype. This requires equal allele frequencies across the loci, which may be the case when the population is under disruptive selection.","author":[{"dropping-particle":"","family":"Shpak","given":"Max","non-dropping-particle":"","parse-names":false,"suffix":""},{"dropping-particle":"","family":"Kondrashov","given":"Alexey S.","non-dropping-particle":"","parse-names":false,"suffix":""}],"container-title":"Evolution","id":"ITEM-1","issue":"2","issued":{"date-parts":[["1999"]]},"page":"600-604","title":"Applicability of the hypergeometric phenotypic model to haploid and diploid populations","type":"article-journal","volume":"53"},"uris":["http://www.mendeley.com/documents/?uuid=019708d9-0ea2-4b1d-b9b9-d860c38de9a8"]}],"mendeley":{"formattedCitation":"(Shpak and Kondrashov 1999)","plainTextFormattedCitation":"(Shpak and Kondrashov 1999)","previouslyFormattedCitation":"(Shpak and Kondrashov 1999)"},"properties":{"noteIndex":0},"schema":"https://github.com/citation-style-language/schema/raw/master/csl-citation.json"}</w:instrText>
      </w:r>
      <w:r w:rsidR="00B95144">
        <w:rPr>
          <w:rFonts w:ascii="Times New Roman" w:hAnsi="Times New Roman" w:cs="Times New Roman"/>
          <w:sz w:val="24"/>
          <w:szCs w:val="24"/>
          <w:lang w:val="en-US"/>
        </w:rPr>
        <w:fldChar w:fldCharType="separate"/>
      </w:r>
      <w:r w:rsidR="00B95144" w:rsidRPr="00B95144">
        <w:rPr>
          <w:rFonts w:ascii="Times New Roman" w:hAnsi="Times New Roman" w:cs="Times New Roman"/>
          <w:noProof/>
          <w:sz w:val="24"/>
          <w:szCs w:val="24"/>
          <w:lang w:val="en-US"/>
        </w:rPr>
        <w:t>(Shpak and Kondrashov 1999)</w:t>
      </w:r>
      <w:r w:rsidR="00B95144">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contrast to the QGL model, assumes that the </w:t>
      </w:r>
      <w:r w:rsidR="00B95144">
        <w:rPr>
          <w:rFonts w:ascii="Times New Roman" w:hAnsi="Times New Roman" w:cs="Times New Roman"/>
          <w:sz w:val="24"/>
          <w:szCs w:val="24"/>
          <w:lang w:val="en-US"/>
        </w:rPr>
        <w:t xml:space="preserve">traits are governed by limited number of loci and the inherited traits are sampled from a hypergeometric distribution parameterized with parental phenotypic frequencies. Under </w:t>
      </w:r>
      <w:r w:rsidR="001349FD">
        <w:rPr>
          <w:rFonts w:ascii="Times New Roman" w:hAnsi="Times New Roman" w:cs="Times New Roman"/>
          <w:sz w:val="24"/>
          <w:szCs w:val="24"/>
          <w:lang w:val="en-US"/>
        </w:rPr>
        <w:t xml:space="preserve">the </w:t>
      </w:r>
      <w:r w:rsidR="00B95144">
        <w:rPr>
          <w:rFonts w:ascii="Times New Roman" w:hAnsi="Times New Roman" w:cs="Times New Roman"/>
          <w:sz w:val="24"/>
          <w:szCs w:val="24"/>
          <w:lang w:val="en-US"/>
        </w:rPr>
        <w:t xml:space="preserve">SK model, an arbitrary trait distribution is feasible </w:t>
      </w:r>
      <w:r w:rsidR="00995E8B">
        <w:rPr>
          <w:rFonts w:ascii="Times New Roman" w:hAnsi="Times New Roman" w:cs="Times New Roman"/>
          <w:sz w:val="24"/>
          <w:szCs w:val="24"/>
          <w:lang w:val="en-US"/>
        </w:rPr>
        <w:t xml:space="preserve">even though it converges to normal distribution under pure inheritance process with random mating. However, under directional selection, the traits may not fully converge to normality and thus allow the convergent trait evolution to occur between pairs of competing species. </w:t>
      </w:r>
      <w:r w:rsidR="00316208">
        <w:rPr>
          <w:rFonts w:ascii="Times New Roman" w:hAnsi="Times New Roman" w:cs="Times New Roman"/>
          <w:sz w:val="24"/>
          <w:szCs w:val="24"/>
          <w:lang w:val="en-US"/>
        </w:rPr>
        <w:t xml:space="preserve">These expectations are evident in our simulation outcomes under the SK model, where </w:t>
      </w:r>
      <w:r w:rsidR="002A5EF6">
        <w:rPr>
          <w:rFonts w:ascii="Times New Roman" w:hAnsi="Times New Roman" w:cs="Times New Roman"/>
          <w:sz w:val="24"/>
          <w:szCs w:val="24"/>
          <w:lang w:val="en-US"/>
        </w:rPr>
        <w:t xml:space="preserve">increasing modularity in networks and decreasing Mean Nearest Neighbor distances indicate the prevalence of convergent trait evolution. </w:t>
      </w:r>
      <w:r w:rsidR="005B6784">
        <w:rPr>
          <w:rFonts w:ascii="Times New Roman" w:hAnsi="Times New Roman" w:cs="Times New Roman"/>
          <w:sz w:val="24"/>
          <w:szCs w:val="24"/>
          <w:lang w:val="en-US"/>
        </w:rPr>
        <w:t xml:space="preserve">Interestingly, changing the forms of competitive kernels did not </w:t>
      </w:r>
      <w:r w:rsidR="00555C45">
        <w:rPr>
          <w:rFonts w:ascii="Times New Roman" w:hAnsi="Times New Roman" w:cs="Times New Roman"/>
          <w:sz w:val="24"/>
          <w:szCs w:val="24"/>
          <w:lang w:val="en-US"/>
        </w:rPr>
        <w:t xml:space="preserve">show a </w:t>
      </w:r>
      <w:r w:rsidR="005B6784">
        <w:rPr>
          <w:rFonts w:ascii="Times New Roman" w:hAnsi="Times New Roman" w:cs="Times New Roman"/>
          <w:sz w:val="24"/>
          <w:szCs w:val="24"/>
          <w:lang w:val="en-US"/>
        </w:rPr>
        <w:t xml:space="preserve">strong marginal effect on the qualitative nature of the evolutionary dynamic. Width of the competition kernel and the trait thresholds </w:t>
      </w:r>
      <w:r w:rsidR="00555C45">
        <w:rPr>
          <w:rFonts w:ascii="Times New Roman" w:hAnsi="Times New Roman" w:cs="Times New Roman"/>
          <w:sz w:val="24"/>
          <w:szCs w:val="24"/>
          <w:lang w:val="en-US"/>
        </w:rPr>
        <w:t>determine the overall level of competition a species experiences from the other species. Thus, these parameters modulate the selection pressure caused by competition and can accelerate or decelerate the evolutionary trends. Also, they modulate the negative impact on population growth because of competition, influencing the extinction rate</w:t>
      </w:r>
      <w:r w:rsidR="001349FD">
        <w:rPr>
          <w:rFonts w:ascii="Times New Roman" w:hAnsi="Times New Roman" w:cs="Times New Roman"/>
          <w:sz w:val="24"/>
          <w:szCs w:val="24"/>
          <w:lang w:val="en-US"/>
        </w:rPr>
        <w:t>, which in turn, affect the community level trait and network patterns</w:t>
      </w:r>
      <w:r w:rsidR="00555C45">
        <w:rPr>
          <w:rFonts w:ascii="Times New Roman" w:hAnsi="Times New Roman" w:cs="Times New Roman"/>
          <w:sz w:val="24"/>
          <w:szCs w:val="24"/>
          <w:lang w:val="en-US"/>
        </w:rPr>
        <w:t xml:space="preserve">. </w:t>
      </w:r>
      <w:r w:rsidR="00135684">
        <w:rPr>
          <w:rFonts w:ascii="Times New Roman" w:hAnsi="Times New Roman" w:cs="Times New Roman"/>
          <w:sz w:val="24"/>
          <w:szCs w:val="24"/>
          <w:lang w:val="en-US"/>
        </w:rPr>
        <w:t>Therefore, the parameters related to the competition kernel play a complex role in an overall eco-evolutionary dynamic</w:t>
      </w:r>
      <w:r w:rsidR="001349FD">
        <w:rPr>
          <w:rFonts w:ascii="Times New Roman" w:hAnsi="Times New Roman" w:cs="Times New Roman"/>
          <w:sz w:val="24"/>
          <w:szCs w:val="24"/>
          <w:lang w:val="en-US"/>
        </w:rPr>
        <w:t xml:space="preserve"> under the SK model. </w:t>
      </w:r>
    </w:p>
    <w:p w14:paraId="678F654E" w14:textId="11382940" w:rsidR="00DF1BD3" w:rsidRDefault="002F2E2D" w:rsidP="00A35E5C">
      <w:pPr>
        <w:rPr>
          <w:ins w:id="13" w:author="Stephen Baines" w:date="2021-01-28T01:42:00Z"/>
          <w:rFonts w:ascii="Times New Roman" w:eastAsia="Times New Roman" w:hAnsi="Times New Roman" w:cs="Times New Roman"/>
          <w:sz w:val="24"/>
          <w:szCs w:val="24"/>
        </w:rPr>
      </w:pPr>
      <w:r>
        <w:rPr>
          <w:rFonts w:ascii="Times New Roman" w:hAnsi="Times New Roman" w:cs="Times New Roman"/>
          <w:iCs/>
          <w:sz w:val="24"/>
          <w:szCs w:val="24"/>
        </w:rPr>
        <w:t>These</w:t>
      </w:r>
      <w:r w:rsidR="00A35E5C" w:rsidRPr="00AE1BCF">
        <w:rPr>
          <w:rFonts w:ascii="Times New Roman" w:hAnsi="Times New Roman" w:cs="Times New Roman"/>
          <w:iCs/>
          <w:sz w:val="24"/>
          <w:szCs w:val="24"/>
        </w:rPr>
        <w:t xml:space="preserve"> results have important implications for the empirical research </w:t>
      </w:r>
      <w:r w:rsidR="00766A05">
        <w:rPr>
          <w:rFonts w:ascii="Times New Roman" w:hAnsi="Times New Roman" w:cs="Times New Roman"/>
          <w:iCs/>
          <w:sz w:val="24"/>
          <w:szCs w:val="24"/>
        </w:rPr>
        <w:t>that attempts to explain</w:t>
      </w:r>
      <w:r w:rsidR="00A35E5C" w:rsidRPr="00AE1BCF">
        <w:rPr>
          <w:rFonts w:ascii="Times New Roman" w:hAnsi="Times New Roman" w:cs="Times New Roman"/>
          <w:iCs/>
          <w:sz w:val="24"/>
          <w:szCs w:val="24"/>
        </w:rPr>
        <w:t xml:space="preserve"> </w:t>
      </w:r>
      <w:r w:rsidR="00766A05">
        <w:rPr>
          <w:rFonts w:ascii="Times New Roman" w:hAnsi="Times New Roman" w:cs="Times New Roman"/>
          <w:iCs/>
          <w:sz w:val="24"/>
          <w:szCs w:val="24"/>
        </w:rPr>
        <w:t>community level patterns of</w:t>
      </w:r>
      <w:r w:rsidR="00A35E5C" w:rsidRPr="00AE1BCF">
        <w:rPr>
          <w:rFonts w:ascii="Times New Roman" w:hAnsi="Times New Roman" w:cs="Times New Roman"/>
          <w:iCs/>
          <w:sz w:val="24"/>
          <w:szCs w:val="24"/>
        </w:rPr>
        <w:t xml:space="preserve"> network </w:t>
      </w:r>
      <w:r w:rsidR="00766A05">
        <w:rPr>
          <w:rFonts w:ascii="Times New Roman" w:hAnsi="Times New Roman" w:cs="Times New Roman"/>
          <w:iCs/>
          <w:sz w:val="24"/>
          <w:szCs w:val="24"/>
        </w:rPr>
        <w:t>structures and trait distributions</w:t>
      </w:r>
      <w:r w:rsidR="00A35E5C" w:rsidRPr="00AE1BCF">
        <w:rPr>
          <w:rFonts w:ascii="Times New Roman" w:hAnsi="Times New Roman" w:cs="Times New Roman"/>
          <w:iCs/>
          <w:sz w:val="24"/>
          <w:szCs w:val="24"/>
        </w:rPr>
        <w:t>.</w:t>
      </w:r>
      <w:r w:rsidR="00A35E5C" w:rsidRPr="00AE1BCF">
        <w:rPr>
          <w:rFonts w:ascii="Times New Roman" w:eastAsia="Times New Roman" w:hAnsi="Times New Roman" w:cs="Times New Roman"/>
          <w:sz w:val="24"/>
          <w:szCs w:val="24"/>
        </w:rPr>
        <w:t xml:space="preserve"> </w:t>
      </w:r>
      <w:r w:rsidR="00A35E5C">
        <w:rPr>
          <w:rFonts w:ascii="Times New Roman" w:eastAsia="Times New Roman" w:hAnsi="Times New Roman" w:cs="Times New Roman"/>
          <w:sz w:val="24"/>
          <w:szCs w:val="24"/>
        </w:rPr>
        <w:t>W</w:t>
      </w:r>
      <w:r w:rsidR="00A35E5C" w:rsidRPr="00AE1BCF">
        <w:rPr>
          <w:rFonts w:ascii="Times New Roman" w:eastAsia="Times New Roman" w:hAnsi="Times New Roman" w:cs="Times New Roman"/>
          <w:sz w:val="24"/>
          <w:szCs w:val="24"/>
        </w:rPr>
        <w:t xml:space="preserve">hen a </w:t>
      </w:r>
      <w:r w:rsidR="00A35E5C">
        <w:rPr>
          <w:rFonts w:ascii="Times New Roman" w:eastAsia="Times New Roman" w:hAnsi="Times New Roman" w:cs="Times New Roman"/>
          <w:sz w:val="24"/>
          <w:szCs w:val="24"/>
        </w:rPr>
        <w:t xml:space="preserve">single time </w:t>
      </w:r>
      <w:r w:rsidR="00A35E5C" w:rsidRPr="00AE1BCF">
        <w:rPr>
          <w:rFonts w:ascii="Times New Roman" w:eastAsia="Times New Roman" w:hAnsi="Times New Roman" w:cs="Times New Roman"/>
          <w:sz w:val="24"/>
          <w:szCs w:val="24"/>
        </w:rPr>
        <w:t xml:space="preserve">snapshot of a community or a trait composition is studied, an overdispersion of traits of closely related species is taken as an evidence of competition (Kraft et.al. 2008, </w:t>
      </w:r>
      <w:proofErr w:type="spellStart"/>
      <w:r w:rsidR="00A35E5C" w:rsidRPr="00AE1BCF">
        <w:rPr>
          <w:rFonts w:ascii="Times New Roman" w:eastAsia="Times New Roman" w:hAnsi="Times New Roman" w:cs="Times New Roman"/>
          <w:sz w:val="24"/>
          <w:szCs w:val="24"/>
        </w:rPr>
        <w:t>Barotolo</w:t>
      </w:r>
      <w:proofErr w:type="spellEnd"/>
      <w:r w:rsidR="00A35E5C" w:rsidRPr="00AE1BCF">
        <w:rPr>
          <w:rFonts w:ascii="Times New Roman" w:eastAsia="Times New Roman" w:hAnsi="Times New Roman" w:cs="Times New Roman"/>
          <w:sz w:val="24"/>
          <w:szCs w:val="24"/>
        </w:rPr>
        <w:t xml:space="preserve"> et.al. 2012 etc.). However, the absence of trait overdispersion does not necessarily imply that competitive interactions had an insignificant </w:t>
      </w:r>
      <w:r w:rsidR="00766A05" w:rsidRPr="00AE1BCF">
        <w:rPr>
          <w:rFonts w:ascii="Times New Roman" w:eastAsia="Times New Roman" w:hAnsi="Times New Roman" w:cs="Times New Roman"/>
          <w:sz w:val="24"/>
          <w:szCs w:val="24"/>
        </w:rPr>
        <w:t>effect,</w:t>
      </w:r>
      <w:r w:rsidR="00A35E5C" w:rsidRPr="00AE1BCF">
        <w:rPr>
          <w:rFonts w:ascii="Times New Roman" w:eastAsia="Times New Roman" w:hAnsi="Times New Roman" w:cs="Times New Roman"/>
          <w:sz w:val="24"/>
          <w:szCs w:val="24"/>
        </w:rPr>
        <w:t xml:space="preserve"> and such an inference requires further support (</w:t>
      </w:r>
      <w:proofErr w:type="spellStart"/>
      <w:r w:rsidR="00A35E5C" w:rsidRPr="00AE1BCF">
        <w:rPr>
          <w:rFonts w:ascii="Times New Roman" w:eastAsia="Times New Roman" w:hAnsi="Times New Roman" w:cs="Times New Roman"/>
          <w:sz w:val="24"/>
          <w:szCs w:val="24"/>
        </w:rPr>
        <w:t>Barabas</w:t>
      </w:r>
      <w:proofErr w:type="spellEnd"/>
      <w:r w:rsidR="00A35E5C" w:rsidRPr="00AE1BCF">
        <w:rPr>
          <w:rFonts w:ascii="Times New Roman" w:eastAsia="Times New Roman" w:hAnsi="Times New Roman" w:cs="Times New Roman"/>
          <w:sz w:val="24"/>
          <w:szCs w:val="24"/>
        </w:rPr>
        <w:t xml:space="preserve"> and </w:t>
      </w:r>
      <w:proofErr w:type="spellStart"/>
      <w:r w:rsidR="00A35E5C" w:rsidRPr="00AE1BCF">
        <w:rPr>
          <w:rFonts w:ascii="Times New Roman" w:eastAsia="Times New Roman" w:hAnsi="Times New Roman" w:cs="Times New Roman"/>
          <w:sz w:val="24"/>
          <w:szCs w:val="24"/>
        </w:rPr>
        <w:t>D’Andrea</w:t>
      </w:r>
      <w:proofErr w:type="spellEnd"/>
      <w:r w:rsidR="00A35E5C" w:rsidRPr="00AE1BCF">
        <w:rPr>
          <w:rFonts w:ascii="Times New Roman" w:eastAsia="Times New Roman" w:hAnsi="Times New Roman" w:cs="Times New Roman"/>
          <w:sz w:val="24"/>
          <w:szCs w:val="24"/>
        </w:rPr>
        <w:t xml:space="preserve"> 2016, Mayfield and Levine 2010 etc.). </w:t>
      </w:r>
      <w:r w:rsidR="00A35E5C">
        <w:rPr>
          <w:rFonts w:ascii="Times New Roman" w:eastAsia="Times New Roman" w:hAnsi="Times New Roman" w:cs="Times New Roman"/>
          <w:sz w:val="24"/>
          <w:szCs w:val="24"/>
        </w:rPr>
        <w:t>Indeed, multiple an</w:t>
      </w:r>
      <w:r w:rsidR="00A35E5C" w:rsidRPr="00AE1BCF">
        <w:rPr>
          <w:rFonts w:ascii="Times New Roman" w:eastAsia="Times New Roman" w:hAnsi="Times New Roman" w:cs="Times New Roman"/>
          <w:sz w:val="24"/>
          <w:szCs w:val="24"/>
        </w:rPr>
        <w:t>alyses have suggested that alternative outcomes</w:t>
      </w:r>
      <w:r w:rsidR="00A35E5C" w:rsidRPr="00AE1BCF" w:rsidDel="004B68D4">
        <w:rPr>
          <w:rFonts w:ascii="Times New Roman" w:eastAsia="Times New Roman" w:hAnsi="Times New Roman" w:cs="Times New Roman"/>
          <w:sz w:val="24"/>
          <w:szCs w:val="24"/>
        </w:rPr>
        <w:t xml:space="preserve"> </w:t>
      </w:r>
      <w:r w:rsidR="00A35E5C" w:rsidRPr="00AE1BCF">
        <w:rPr>
          <w:rFonts w:ascii="Times New Roman" w:eastAsia="Times New Roman" w:hAnsi="Times New Roman" w:cs="Times New Roman"/>
          <w:sz w:val="24"/>
          <w:szCs w:val="24"/>
        </w:rPr>
        <w:t xml:space="preserve">could result depending on the nature of competition, resource use characteristics, stochasticity, and environmental fluctuations (MacArthur and Levine 1967, Abrams 1983, </w:t>
      </w:r>
      <w:proofErr w:type="spellStart"/>
      <w:r w:rsidR="00A35E5C" w:rsidRPr="00AE1BCF">
        <w:rPr>
          <w:rFonts w:ascii="Times New Roman" w:eastAsia="Times New Roman" w:hAnsi="Times New Roman" w:cs="Times New Roman"/>
          <w:sz w:val="24"/>
          <w:szCs w:val="24"/>
        </w:rPr>
        <w:t>Roughgarden</w:t>
      </w:r>
      <w:proofErr w:type="spellEnd"/>
      <w:r w:rsidR="00A35E5C" w:rsidRPr="00AE1BCF">
        <w:rPr>
          <w:rFonts w:ascii="Times New Roman" w:eastAsia="Times New Roman" w:hAnsi="Times New Roman" w:cs="Times New Roman"/>
          <w:sz w:val="24"/>
          <w:szCs w:val="24"/>
        </w:rPr>
        <w:t xml:space="preserve"> 1983).</w:t>
      </w:r>
      <w:r>
        <w:rPr>
          <w:rFonts w:ascii="Times New Roman" w:eastAsia="Times New Roman" w:hAnsi="Times New Roman" w:cs="Times New Roman"/>
          <w:sz w:val="24"/>
          <w:szCs w:val="24"/>
        </w:rPr>
        <w:t xml:space="preserve"> </w:t>
      </w:r>
      <w:r w:rsidR="00A35E5C" w:rsidRPr="00AE1BCF">
        <w:rPr>
          <w:rFonts w:ascii="Times New Roman" w:eastAsia="Times New Roman" w:hAnsi="Times New Roman" w:cs="Times New Roman"/>
          <w:sz w:val="24"/>
          <w:szCs w:val="24"/>
        </w:rPr>
        <w:t xml:space="preserve">Trait clustering has </w:t>
      </w:r>
      <w:r w:rsidR="00A35E5C">
        <w:rPr>
          <w:rFonts w:ascii="Times New Roman" w:eastAsia="Times New Roman" w:hAnsi="Times New Roman" w:cs="Times New Roman"/>
          <w:sz w:val="24"/>
          <w:szCs w:val="24"/>
        </w:rPr>
        <w:t xml:space="preserve">also </w:t>
      </w:r>
      <w:r w:rsidR="00A35E5C" w:rsidRPr="00AE1BCF">
        <w:rPr>
          <w:rFonts w:ascii="Times New Roman" w:eastAsia="Times New Roman" w:hAnsi="Times New Roman" w:cs="Times New Roman"/>
          <w:sz w:val="24"/>
          <w:szCs w:val="24"/>
        </w:rPr>
        <w:t>been shown in prior models when communities were initially saturated with species and allowed to prune through extinction</w:t>
      </w:r>
      <w:r w:rsidR="00A35E5C">
        <w:rPr>
          <w:rFonts w:ascii="Times New Roman" w:eastAsia="Times New Roman" w:hAnsi="Times New Roman" w:cs="Times New Roman"/>
          <w:sz w:val="24"/>
          <w:szCs w:val="24"/>
        </w:rPr>
        <w:t xml:space="preserve"> </w:t>
      </w:r>
      <w:r w:rsidR="00A35E5C" w:rsidRPr="00AE1BCF">
        <w:rPr>
          <w:rFonts w:ascii="Times New Roman" w:eastAsia="Times New Roman" w:hAnsi="Times New Roman" w:cs="Times New Roman"/>
          <w:sz w:val="24"/>
          <w:szCs w:val="24"/>
        </w:rPr>
        <w:t>(</w:t>
      </w:r>
      <w:proofErr w:type="spellStart"/>
      <w:r w:rsidR="00A35E5C" w:rsidRPr="00AE1BCF">
        <w:rPr>
          <w:rFonts w:ascii="Times New Roman" w:eastAsia="Times New Roman" w:hAnsi="Times New Roman" w:cs="Times New Roman"/>
          <w:sz w:val="24"/>
          <w:szCs w:val="24"/>
        </w:rPr>
        <w:t>Scheffer</w:t>
      </w:r>
      <w:proofErr w:type="spellEnd"/>
      <w:r w:rsidR="00A35E5C" w:rsidRPr="00AE1BCF">
        <w:rPr>
          <w:rFonts w:ascii="Times New Roman" w:eastAsia="Times New Roman" w:hAnsi="Times New Roman" w:cs="Times New Roman"/>
          <w:sz w:val="24"/>
          <w:szCs w:val="24"/>
        </w:rPr>
        <w:t xml:space="preserve"> and Van </w:t>
      </w:r>
      <w:proofErr w:type="spellStart"/>
      <w:r w:rsidR="00A35E5C" w:rsidRPr="00AE1BCF">
        <w:rPr>
          <w:rFonts w:ascii="Times New Roman" w:eastAsia="Times New Roman" w:hAnsi="Times New Roman" w:cs="Times New Roman"/>
          <w:sz w:val="24"/>
          <w:szCs w:val="24"/>
        </w:rPr>
        <w:t>Nes</w:t>
      </w:r>
      <w:proofErr w:type="spellEnd"/>
      <w:r w:rsidR="00A35E5C" w:rsidRPr="00AE1BCF">
        <w:rPr>
          <w:rFonts w:ascii="Times New Roman" w:eastAsia="Times New Roman" w:hAnsi="Times New Roman" w:cs="Times New Roman"/>
          <w:sz w:val="24"/>
          <w:szCs w:val="24"/>
        </w:rPr>
        <w:t xml:space="preserve"> 2006). We show that such clustering arises from evolutionary dynamics of arbitrarily assembled communities</w:t>
      </w:r>
      <w:r w:rsidR="004F66F4">
        <w:rPr>
          <w:rFonts w:ascii="Times New Roman" w:eastAsia="Times New Roman" w:hAnsi="Times New Roman" w:cs="Times New Roman"/>
          <w:sz w:val="24"/>
          <w:szCs w:val="24"/>
        </w:rPr>
        <w:t xml:space="preserve"> and the underlying quantitative genetic processes are critical in shaping these patterns. </w:t>
      </w:r>
    </w:p>
    <w:p w14:paraId="2C802BF7" w14:textId="4E2A2A3C" w:rsidR="00766A05" w:rsidRDefault="00A35E5C" w:rsidP="00A35E5C">
      <w:pPr>
        <w:rPr>
          <w:rFonts w:ascii="Times New Roman" w:eastAsia="Times New Roman" w:hAnsi="Times New Roman" w:cs="Times New Roman"/>
          <w:sz w:val="24"/>
          <w:szCs w:val="24"/>
        </w:rPr>
      </w:pPr>
      <w:r w:rsidRPr="00AE1BCF">
        <w:rPr>
          <w:rFonts w:ascii="Times New Roman" w:eastAsia="Times New Roman" w:hAnsi="Times New Roman" w:cs="Times New Roman"/>
          <w:sz w:val="24"/>
          <w:szCs w:val="24"/>
        </w:rPr>
        <w:t xml:space="preserve">Importantly, </w:t>
      </w:r>
      <w:r>
        <w:rPr>
          <w:rFonts w:ascii="Times New Roman" w:eastAsia="Times New Roman" w:hAnsi="Times New Roman" w:cs="Times New Roman"/>
          <w:sz w:val="24"/>
          <w:szCs w:val="24"/>
        </w:rPr>
        <w:t>w</w:t>
      </w:r>
      <w:r w:rsidRPr="00AE1BCF">
        <w:rPr>
          <w:rFonts w:ascii="Times New Roman" w:eastAsia="Times New Roman" w:hAnsi="Times New Roman" w:cs="Times New Roman"/>
          <w:sz w:val="24"/>
          <w:szCs w:val="24"/>
        </w:rPr>
        <w:t xml:space="preserve">e also elucidated the critical role of trait distributions in the eco-evolutionary dynamics which lends strong support to the multiple previous studies emphasizing the need to incorporate information about intraspecific trait variations in the study designs. </w:t>
      </w:r>
      <w:r w:rsidR="00766A05">
        <w:rPr>
          <w:rFonts w:ascii="Times New Roman" w:eastAsia="Times New Roman" w:hAnsi="Times New Roman" w:cs="Times New Roman"/>
          <w:sz w:val="24"/>
          <w:szCs w:val="24"/>
        </w:rPr>
        <w:t xml:space="preserve">It is </w:t>
      </w:r>
      <w:r w:rsidR="00766A05">
        <w:rPr>
          <w:rFonts w:ascii="Times New Roman" w:eastAsia="Times New Roman" w:hAnsi="Times New Roman" w:cs="Times New Roman"/>
          <w:sz w:val="24"/>
          <w:szCs w:val="24"/>
        </w:rPr>
        <w:lastRenderedPageBreak/>
        <w:t>commonly observed and expected that the complex traits are normally distributed within species</w:t>
      </w:r>
      <w:r w:rsidR="00E9132D">
        <w:rPr>
          <w:rFonts w:ascii="Times New Roman" w:eastAsia="Times New Roman" w:hAnsi="Times New Roman" w:cs="Times New Roman"/>
          <w:sz w:val="24"/>
          <w:szCs w:val="24"/>
        </w:rPr>
        <w:t>. In such cases, it is argued that Quantitative</w:t>
      </w:r>
      <w:r w:rsidR="00766A05">
        <w:rPr>
          <w:rFonts w:ascii="Times New Roman" w:eastAsia="Times New Roman" w:hAnsi="Times New Roman" w:cs="Times New Roman"/>
          <w:sz w:val="24"/>
          <w:szCs w:val="24"/>
        </w:rPr>
        <w:t xml:space="preserve"> </w:t>
      </w:r>
      <w:r w:rsidR="00E9132D">
        <w:rPr>
          <w:rFonts w:ascii="Times New Roman" w:eastAsia="Times New Roman" w:hAnsi="Times New Roman" w:cs="Times New Roman"/>
          <w:sz w:val="24"/>
          <w:szCs w:val="24"/>
        </w:rPr>
        <w:t>G</w:t>
      </w:r>
      <w:r w:rsidR="00766A05">
        <w:rPr>
          <w:rFonts w:ascii="Times New Roman" w:eastAsia="Times New Roman" w:hAnsi="Times New Roman" w:cs="Times New Roman"/>
          <w:sz w:val="24"/>
          <w:szCs w:val="24"/>
        </w:rPr>
        <w:t xml:space="preserve">enetic </w:t>
      </w:r>
      <w:r w:rsidR="00E9132D">
        <w:rPr>
          <w:rFonts w:ascii="Times New Roman" w:eastAsia="Times New Roman" w:hAnsi="Times New Roman" w:cs="Times New Roman"/>
          <w:sz w:val="24"/>
          <w:szCs w:val="24"/>
        </w:rPr>
        <w:t>Li</w:t>
      </w:r>
      <w:r w:rsidR="00766A05">
        <w:rPr>
          <w:rFonts w:ascii="Times New Roman" w:eastAsia="Times New Roman" w:hAnsi="Times New Roman" w:cs="Times New Roman"/>
          <w:sz w:val="24"/>
          <w:szCs w:val="24"/>
        </w:rPr>
        <w:t>mit (QG</w:t>
      </w:r>
      <w:r w:rsidR="004F66F4">
        <w:rPr>
          <w:rFonts w:ascii="Times New Roman" w:eastAsia="Times New Roman" w:hAnsi="Times New Roman" w:cs="Times New Roman"/>
          <w:sz w:val="24"/>
          <w:szCs w:val="24"/>
        </w:rPr>
        <w:t>L</w:t>
      </w:r>
      <w:r w:rsidR="00766A05">
        <w:rPr>
          <w:rFonts w:ascii="Times New Roman" w:eastAsia="Times New Roman" w:hAnsi="Times New Roman" w:cs="Times New Roman"/>
          <w:sz w:val="24"/>
          <w:szCs w:val="24"/>
        </w:rPr>
        <w:t xml:space="preserve">) model provides robust and dynamically sufficient representation of </w:t>
      </w:r>
      <w:r w:rsidR="00E9132D">
        <w:rPr>
          <w:rFonts w:ascii="Times New Roman" w:eastAsia="Times New Roman" w:hAnsi="Times New Roman" w:cs="Times New Roman"/>
          <w:sz w:val="24"/>
          <w:szCs w:val="24"/>
        </w:rPr>
        <w:t>quantitative</w:t>
      </w:r>
      <w:r w:rsidR="00766A05">
        <w:rPr>
          <w:rFonts w:ascii="Times New Roman" w:eastAsia="Times New Roman" w:hAnsi="Times New Roman" w:cs="Times New Roman"/>
          <w:sz w:val="24"/>
          <w:szCs w:val="24"/>
        </w:rPr>
        <w:t xml:space="preserve"> genetics</w:t>
      </w:r>
      <w:r w:rsidR="00E9132D">
        <w:rPr>
          <w:rFonts w:ascii="Times New Roman" w:eastAsia="Times New Roman" w:hAnsi="Times New Roman" w:cs="Times New Roman"/>
          <w:sz w:val="24"/>
          <w:szCs w:val="24"/>
        </w:rPr>
        <w:t xml:space="preserve"> processes. It </w:t>
      </w:r>
      <w:r w:rsidR="00DF1BD3">
        <w:rPr>
          <w:rFonts w:ascii="Times New Roman" w:eastAsia="Times New Roman" w:hAnsi="Times New Roman" w:cs="Times New Roman"/>
          <w:sz w:val="24"/>
          <w:szCs w:val="24"/>
        </w:rPr>
        <w:t xml:space="preserve">therefore </w:t>
      </w:r>
      <w:r w:rsidR="00E9132D">
        <w:rPr>
          <w:rFonts w:ascii="Times New Roman" w:eastAsia="Times New Roman" w:hAnsi="Times New Roman" w:cs="Times New Roman"/>
          <w:sz w:val="24"/>
          <w:szCs w:val="24"/>
        </w:rPr>
        <w:t xml:space="preserve">might be fair to expect the general trend of trait overdispersion across community, even though intraspecific trait variation levels do influence the coexistence patterns (supp. Info, </w:t>
      </w:r>
      <w:proofErr w:type="spellStart"/>
      <w:r w:rsidR="00E9132D">
        <w:rPr>
          <w:rFonts w:ascii="Times New Roman" w:eastAsia="Times New Roman" w:hAnsi="Times New Roman" w:cs="Times New Roman"/>
          <w:sz w:val="24"/>
          <w:szCs w:val="24"/>
        </w:rPr>
        <w:t>Barabas</w:t>
      </w:r>
      <w:proofErr w:type="spellEnd"/>
      <w:r w:rsidR="00E9132D">
        <w:rPr>
          <w:rFonts w:ascii="Times New Roman" w:eastAsia="Times New Roman" w:hAnsi="Times New Roman" w:cs="Times New Roman"/>
          <w:sz w:val="24"/>
          <w:szCs w:val="24"/>
        </w:rPr>
        <w:t xml:space="preserve"> and </w:t>
      </w:r>
      <w:proofErr w:type="spellStart"/>
      <w:r w:rsidR="00E9132D">
        <w:rPr>
          <w:rFonts w:ascii="Times New Roman" w:eastAsia="Times New Roman" w:hAnsi="Times New Roman" w:cs="Times New Roman"/>
          <w:sz w:val="24"/>
          <w:szCs w:val="24"/>
        </w:rPr>
        <w:t>D’Andrea</w:t>
      </w:r>
      <w:proofErr w:type="spellEnd"/>
      <w:r w:rsidR="00E9132D">
        <w:rPr>
          <w:rFonts w:ascii="Times New Roman" w:eastAsia="Times New Roman" w:hAnsi="Times New Roman" w:cs="Times New Roman"/>
          <w:sz w:val="24"/>
          <w:szCs w:val="24"/>
        </w:rPr>
        <w:t xml:space="preserve"> 2016). However, such expectations may break down significantly in case of rare species influenced by strong genetic drift</w:t>
      </w:r>
      <w:r w:rsidR="00DF1BD3">
        <w:rPr>
          <w:rFonts w:ascii="Times New Roman" w:eastAsia="Times New Roman" w:hAnsi="Times New Roman" w:cs="Times New Roman"/>
          <w:sz w:val="24"/>
          <w:szCs w:val="24"/>
        </w:rPr>
        <w:t>,</w:t>
      </w:r>
      <w:r w:rsidR="00E9132D">
        <w:rPr>
          <w:rFonts w:ascii="Times New Roman" w:eastAsia="Times New Roman" w:hAnsi="Times New Roman" w:cs="Times New Roman"/>
          <w:sz w:val="24"/>
          <w:szCs w:val="24"/>
        </w:rPr>
        <w:t xml:space="preserve"> or if underlying genetic architecture show</w:t>
      </w:r>
      <w:r w:rsidR="00DF1BD3">
        <w:rPr>
          <w:rFonts w:ascii="Times New Roman" w:eastAsia="Times New Roman" w:hAnsi="Times New Roman" w:cs="Times New Roman"/>
          <w:sz w:val="24"/>
          <w:szCs w:val="24"/>
        </w:rPr>
        <w:t>s</w:t>
      </w:r>
      <w:r w:rsidR="00E9132D">
        <w:rPr>
          <w:rFonts w:ascii="Times New Roman" w:eastAsia="Times New Roman" w:hAnsi="Times New Roman" w:cs="Times New Roman"/>
          <w:sz w:val="24"/>
          <w:szCs w:val="24"/>
        </w:rPr>
        <w:t xml:space="preserve"> strong </w:t>
      </w:r>
      <w:r w:rsidR="004F66F4">
        <w:rPr>
          <w:rFonts w:ascii="Times New Roman" w:eastAsia="Times New Roman" w:hAnsi="Times New Roman" w:cs="Times New Roman"/>
          <w:sz w:val="24"/>
          <w:szCs w:val="24"/>
        </w:rPr>
        <w:t xml:space="preserve">linkages or </w:t>
      </w:r>
      <w:r w:rsidR="000517A6">
        <w:rPr>
          <w:rFonts w:ascii="Times New Roman" w:eastAsia="Times New Roman" w:hAnsi="Times New Roman" w:cs="Times New Roman"/>
          <w:sz w:val="24"/>
          <w:szCs w:val="24"/>
        </w:rPr>
        <w:t>if the populations are structured</w:t>
      </w:r>
      <w:r w:rsidR="004F66F4">
        <w:rPr>
          <w:rFonts w:ascii="Times New Roman" w:eastAsia="Times New Roman" w:hAnsi="Times New Roman" w:cs="Times New Roman"/>
          <w:sz w:val="24"/>
          <w:szCs w:val="24"/>
        </w:rPr>
        <w:t xml:space="preserve"> </w:t>
      </w:r>
      <w:r w:rsidR="000517A6">
        <w:rPr>
          <w:rFonts w:ascii="Times New Roman" w:eastAsia="Times New Roman" w:hAnsi="Times New Roman" w:cs="Times New Roman"/>
          <w:sz w:val="24"/>
          <w:szCs w:val="24"/>
        </w:rPr>
        <w:fldChar w:fldCharType="begin" w:fldLock="1"/>
      </w:r>
      <w:r w:rsidR="000517A6">
        <w:rPr>
          <w:rFonts w:ascii="Times New Roman" w:eastAsia="Times New Roman" w:hAnsi="Times New Roman" w:cs="Times New Roman"/>
          <w:sz w:val="24"/>
          <w:szCs w:val="24"/>
        </w:rPr>
        <w:instrText>ADDIN CSL_CITATION {"citationItems":[{"id":"ITEM-1","itemData":{"DOI":"10.1016/j.tpb.2017.06.001","ISSN":"10960325","abstract":"Our focus here is on the infinitesimal model. In this model, one or several quantitative traits are described as the sum of a genetic and a non-genetic component, the first being distributed within families as a normal random variable centred at the average of the parental genetic components, and with a variance independent of the parental traits. Thus, the variance that segregates within families is not perturbed by selection, and can be predicted from the variance components. This does not necessarily imply that the trait distribution across the whole population should be Gaussian, and indeed selection or population structure may have a substantial effect on the overall trait distribution. One of our main aims is to identify some general conditions on the allelic effects for the infinitesimal model to be accurate. We first review the long history of the infinitesimal model in quantitative genetics. Then we formulate the model at the phenotypic level in terms of individual trait values and relationships between individuals, but including different evolutionary processes: genetic drift, recombination, selection, mutation, population structure, …. We give a range of examples of its application to evolutionary questions related to stabilising selection, assortative mating, effective population size and response to selection, habitat preference and speciation. We provide a mathematical justification of the model as the limit as the number M of underlying loci tends to infinity of a model with Mendelian inheritance, mutation and environmental noise, when the genetic component of the trait is purely additive. We also show how the model generalises to include epistatic effects. We prove in particular that, within each family, the genetic components of the individual trait values in the current generation are indeed normally distributed with a variance independent of ancestral traits, up to an error of order 1∕M. Simulations suggest that in some cases the convergence may be as fast as 1∕M.","author":[{"dropping-particle":"","family":"Barton","given":"N H","non-dropping-particle":"","parse-names":false,"suffix":""},{"dropping-particle":"","family":"Etheridge","given":"A M","non-dropping-particle":"","parse-names":false,"suffix":""},{"dropping-particle":"","family":"Véber","given":"A","non-dropping-particle":"","parse-names":false,"suffix":""}],"container-title":"Theoretical Population Biology","id":"ITEM-1","issued":{"date-parts":[["2017"]]},"page":"50-73","publisher":"Elsevier Inc.","title":"The infinitesimal model: Definition, derivation, and implications","type":"article-journal","volume":"118"},"uris":["http://www.mendeley.com/documents/?uuid=15669041-7050-44bf-87e6-d21641f80160"]}],"mendeley":{"formattedCitation":"(Barton, Etheridge, and Véber 2017)","plainTextFormattedCitation":"(Barton, Etheridge, and Véber 2017)"},"properties":{"noteIndex":0},"schema":"https://github.com/citation-style-language/schema/raw/master/csl-citation.json"}</w:instrText>
      </w:r>
      <w:r w:rsidR="000517A6">
        <w:rPr>
          <w:rFonts w:ascii="Times New Roman" w:eastAsia="Times New Roman" w:hAnsi="Times New Roman" w:cs="Times New Roman"/>
          <w:sz w:val="24"/>
          <w:szCs w:val="24"/>
        </w:rPr>
        <w:fldChar w:fldCharType="separate"/>
      </w:r>
      <w:r w:rsidR="000517A6" w:rsidRPr="000517A6">
        <w:rPr>
          <w:rFonts w:ascii="Times New Roman" w:eastAsia="Times New Roman" w:hAnsi="Times New Roman" w:cs="Times New Roman"/>
          <w:noProof/>
          <w:sz w:val="24"/>
          <w:szCs w:val="24"/>
        </w:rPr>
        <w:t>(Barton, Etheridge, and Véber 2017)</w:t>
      </w:r>
      <w:r w:rsidR="000517A6">
        <w:rPr>
          <w:rFonts w:ascii="Times New Roman" w:eastAsia="Times New Roman" w:hAnsi="Times New Roman" w:cs="Times New Roman"/>
          <w:sz w:val="24"/>
          <w:szCs w:val="24"/>
        </w:rPr>
        <w:fldChar w:fldCharType="end"/>
      </w:r>
      <w:r w:rsidR="00E9132D">
        <w:rPr>
          <w:rFonts w:ascii="Times New Roman" w:eastAsia="Times New Roman" w:hAnsi="Times New Roman" w:cs="Times New Roman"/>
          <w:sz w:val="24"/>
          <w:szCs w:val="24"/>
        </w:rPr>
        <w:t xml:space="preserve">. </w:t>
      </w:r>
      <w:r w:rsidR="000517A6">
        <w:rPr>
          <w:rFonts w:ascii="Times New Roman" w:hAnsi="Times New Roman" w:cs="Times New Roman"/>
          <w:iCs/>
          <w:sz w:val="24"/>
          <w:szCs w:val="24"/>
        </w:rPr>
        <w:t>W</w:t>
      </w:r>
      <w:r w:rsidR="000517A6" w:rsidRPr="00AE1BCF">
        <w:rPr>
          <w:rFonts w:ascii="Times New Roman" w:hAnsi="Times New Roman" w:cs="Times New Roman"/>
          <w:iCs/>
          <w:sz w:val="24"/>
          <w:szCs w:val="24"/>
        </w:rPr>
        <w:t xml:space="preserve">e chose </w:t>
      </w:r>
      <w:r w:rsidR="000517A6">
        <w:rPr>
          <w:rFonts w:ascii="Times New Roman" w:hAnsi="Times New Roman" w:cs="Times New Roman"/>
          <w:iCs/>
          <w:sz w:val="24"/>
          <w:szCs w:val="24"/>
        </w:rPr>
        <w:t>t</w:t>
      </w:r>
      <w:r w:rsidR="000517A6" w:rsidRPr="00AE1BCF">
        <w:rPr>
          <w:rFonts w:ascii="Times New Roman" w:hAnsi="Times New Roman" w:cs="Times New Roman"/>
          <w:iCs/>
          <w:sz w:val="24"/>
          <w:szCs w:val="24"/>
        </w:rPr>
        <w:t xml:space="preserve">he </w:t>
      </w:r>
      <w:r w:rsidR="000517A6">
        <w:rPr>
          <w:rFonts w:ascii="Times New Roman" w:hAnsi="Times New Roman" w:cs="Times New Roman"/>
          <w:iCs/>
          <w:sz w:val="24"/>
          <w:szCs w:val="24"/>
        </w:rPr>
        <w:t xml:space="preserve">SK </w:t>
      </w:r>
      <w:r w:rsidR="000517A6" w:rsidRPr="00AE1BCF">
        <w:rPr>
          <w:rFonts w:ascii="Times New Roman" w:hAnsi="Times New Roman" w:cs="Times New Roman"/>
          <w:iCs/>
          <w:sz w:val="24"/>
          <w:szCs w:val="24"/>
        </w:rPr>
        <w:t>model</w:t>
      </w:r>
      <w:r w:rsidR="000517A6">
        <w:rPr>
          <w:rFonts w:ascii="Times New Roman" w:hAnsi="Times New Roman" w:cs="Times New Roman"/>
          <w:iCs/>
          <w:sz w:val="24"/>
          <w:szCs w:val="24"/>
        </w:rPr>
        <w:t>,</w:t>
      </w:r>
      <w:r w:rsidR="000517A6" w:rsidRPr="00AE1BCF">
        <w:rPr>
          <w:rFonts w:ascii="Times New Roman" w:hAnsi="Times New Roman" w:cs="Times New Roman"/>
          <w:iCs/>
          <w:sz w:val="24"/>
          <w:szCs w:val="24"/>
        </w:rPr>
        <w:t xml:space="preserve"> </w:t>
      </w:r>
      <w:r w:rsidR="000517A6">
        <w:rPr>
          <w:rFonts w:ascii="Times New Roman" w:hAnsi="Times New Roman" w:cs="Times New Roman"/>
          <w:iCs/>
          <w:sz w:val="24"/>
          <w:szCs w:val="24"/>
        </w:rPr>
        <w:t xml:space="preserve">just as an instance which provides a </w:t>
      </w:r>
      <w:r w:rsidR="000517A6" w:rsidRPr="00AE1BCF">
        <w:rPr>
          <w:rFonts w:ascii="Times New Roman" w:hAnsi="Times New Roman" w:cs="Times New Roman"/>
          <w:iCs/>
          <w:sz w:val="24"/>
          <w:szCs w:val="24"/>
        </w:rPr>
        <w:t xml:space="preserve">contrast </w:t>
      </w:r>
      <w:r w:rsidR="000517A6">
        <w:rPr>
          <w:rFonts w:ascii="Times New Roman" w:hAnsi="Times New Roman" w:cs="Times New Roman"/>
          <w:iCs/>
          <w:sz w:val="24"/>
          <w:szCs w:val="24"/>
        </w:rPr>
        <w:t xml:space="preserve">to Quantitative Genetic Limit (QG) model in terms of </w:t>
      </w:r>
      <w:r w:rsidR="000517A6" w:rsidRPr="00AE1BCF">
        <w:rPr>
          <w:rFonts w:ascii="Times New Roman" w:hAnsi="Times New Roman" w:cs="Times New Roman"/>
          <w:iCs/>
          <w:sz w:val="24"/>
          <w:szCs w:val="24"/>
        </w:rPr>
        <w:t>the potentials of trait distribution</w:t>
      </w:r>
      <w:r w:rsidR="000517A6">
        <w:rPr>
          <w:rFonts w:ascii="Times New Roman" w:hAnsi="Times New Roman" w:cs="Times New Roman"/>
          <w:iCs/>
          <w:sz w:val="24"/>
          <w:szCs w:val="24"/>
        </w:rPr>
        <w:t xml:space="preserve"> shapes and their inheritance</w:t>
      </w:r>
      <w:r w:rsidR="000517A6" w:rsidRPr="00AE1BCF">
        <w:rPr>
          <w:rFonts w:ascii="Times New Roman" w:hAnsi="Times New Roman" w:cs="Times New Roman"/>
          <w:iCs/>
          <w:sz w:val="24"/>
          <w:szCs w:val="24"/>
        </w:rPr>
        <w:t>.</w:t>
      </w:r>
      <w:r w:rsidR="000517A6">
        <w:rPr>
          <w:rFonts w:ascii="Times New Roman" w:hAnsi="Times New Roman" w:cs="Times New Roman"/>
          <w:iCs/>
          <w:sz w:val="24"/>
          <w:szCs w:val="24"/>
        </w:rPr>
        <w:t xml:space="preserve"> </w:t>
      </w:r>
      <w:r w:rsidR="00E9132D">
        <w:rPr>
          <w:rFonts w:ascii="Times New Roman" w:eastAsia="Times New Roman" w:hAnsi="Times New Roman" w:cs="Times New Roman"/>
          <w:sz w:val="24"/>
          <w:szCs w:val="24"/>
        </w:rPr>
        <w:t xml:space="preserve">Such deviations may not follow a quantitative genetic process as simplified as </w:t>
      </w:r>
      <w:r w:rsidR="00DF1BD3">
        <w:rPr>
          <w:rFonts w:ascii="Times New Roman" w:eastAsia="Times New Roman" w:hAnsi="Times New Roman" w:cs="Times New Roman"/>
          <w:sz w:val="24"/>
          <w:szCs w:val="24"/>
        </w:rPr>
        <w:t xml:space="preserve">the </w:t>
      </w:r>
      <w:r w:rsidR="00E9132D">
        <w:rPr>
          <w:rFonts w:ascii="Times New Roman" w:eastAsia="Times New Roman" w:hAnsi="Times New Roman" w:cs="Times New Roman"/>
          <w:sz w:val="24"/>
          <w:szCs w:val="24"/>
        </w:rPr>
        <w:t xml:space="preserve">SK model but if they </w:t>
      </w:r>
      <w:r w:rsidR="00DF1BD3">
        <w:rPr>
          <w:rFonts w:ascii="Times New Roman" w:eastAsia="Times New Roman" w:hAnsi="Times New Roman" w:cs="Times New Roman"/>
          <w:sz w:val="24"/>
          <w:szCs w:val="24"/>
        </w:rPr>
        <w:t xml:space="preserve">cause </w:t>
      </w:r>
      <w:r w:rsidR="00E9132D">
        <w:rPr>
          <w:rFonts w:ascii="Times New Roman" w:eastAsia="Times New Roman" w:hAnsi="Times New Roman" w:cs="Times New Roman"/>
          <w:sz w:val="24"/>
          <w:szCs w:val="24"/>
        </w:rPr>
        <w:t xml:space="preserve">the trait distributions deviate from Gaussian shapes, deviations from trait overdispersions or strong persistent interactions may be observed within communities. </w:t>
      </w:r>
    </w:p>
    <w:p w14:paraId="503D18CA" w14:textId="0251793C" w:rsidR="004F4890" w:rsidRPr="00861288" w:rsidRDefault="0051740E" w:rsidP="00861288">
      <w:pPr>
        <w:rPr>
          <w:rFonts w:ascii="Times New Roman" w:hAnsi="Times New Roman" w:cs="Times New Roman"/>
          <w:iCs/>
          <w:sz w:val="24"/>
          <w:szCs w:val="24"/>
        </w:rPr>
      </w:pPr>
      <w:r>
        <w:rPr>
          <w:rFonts w:ascii="Times New Roman" w:eastAsia="Times New Roman" w:hAnsi="Times New Roman" w:cs="Times New Roman"/>
          <w:sz w:val="24"/>
          <w:szCs w:val="24"/>
        </w:rPr>
        <w:t>Additionally, an u</w:t>
      </w:r>
      <w:r w:rsidR="00A35E5C" w:rsidRPr="00AE1BCF">
        <w:rPr>
          <w:rFonts w:ascii="Times New Roman" w:eastAsia="Times New Roman" w:hAnsi="Times New Roman" w:cs="Times New Roman"/>
          <w:sz w:val="24"/>
          <w:szCs w:val="24"/>
        </w:rPr>
        <w:t>nderstanding the characteristics of the competition kernels can be highly informative in predicting the ecological or evolutionary outcomes of competition. The shape of such kernels has rarely been characterized in natural communities. Such competitive kernels address mechanism behind how competition arises, and their shapes could capture the context specific to study systems.  This could be addressed by analyses of resource utilization among consumer guilds and functional approaches that account for physical constraints on resource use.</w:t>
      </w:r>
    </w:p>
    <w:p w14:paraId="731A8AC6" w14:textId="07331933" w:rsidR="00C1308C" w:rsidRDefault="00861288" w:rsidP="00861288">
      <w:pPr>
        <w:rPr>
          <w:rFonts w:ascii="Times New Roman" w:hAnsi="Times New Roman" w:cs="Times New Roman"/>
          <w:iCs/>
          <w:sz w:val="24"/>
          <w:szCs w:val="24"/>
        </w:rPr>
      </w:pPr>
      <w:r w:rsidRPr="00AE1BCF">
        <w:rPr>
          <w:rFonts w:ascii="Times New Roman" w:hAnsi="Times New Roman" w:cs="Times New Roman"/>
          <w:iCs/>
          <w:sz w:val="24"/>
          <w:szCs w:val="24"/>
        </w:rPr>
        <w:t xml:space="preserve">In this framework, we assumed that the competition occurs along a one-dimensional niche represented by a single trait across competitors. But this framework can be expanded to consider multi-dimensional niches and still fundamentally address of how different competitive kernel functions and a given trait inheritance models influence the evolutionary dynamic. We also use a rather simplistic </w:t>
      </w:r>
      <w:proofErr w:type="spellStart"/>
      <w:r w:rsidRPr="00AE1BCF">
        <w:rPr>
          <w:rFonts w:ascii="Times New Roman" w:hAnsi="Times New Roman" w:cs="Times New Roman"/>
          <w:iCs/>
          <w:sz w:val="24"/>
          <w:szCs w:val="24"/>
        </w:rPr>
        <w:t>Lotka</w:t>
      </w:r>
      <w:proofErr w:type="spellEnd"/>
      <w:r w:rsidRPr="00AE1BCF">
        <w:rPr>
          <w:rFonts w:ascii="Times New Roman" w:hAnsi="Times New Roman" w:cs="Times New Roman"/>
          <w:iCs/>
          <w:sz w:val="24"/>
          <w:szCs w:val="24"/>
        </w:rPr>
        <w:t xml:space="preserve">-Volterra which </w:t>
      </w:r>
      <w:r>
        <w:rPr>
          <w:rFonts w:ascii="Times New Roman" w:hAnsi="Times New Roman" w:cs="Times New Roman"/>
          <w:iCs/>
          <w:sz w:val="24"/>
          <w:szCs w:val="24"/>
        </w:rPr>
        <w:t xml:space="preserve">does not consider more than second order effects of population sizes on their growth rate. </w:t>
      </w:r>
      <w:r w:rsidRPr="00AE1BCF">
        <w:rPr>
          <w:rFonts w:ascii="Times New Roman" w:hAnsi="Times New Roman" w:cs="Times New Roman"/>
          <w:iCs/>
          <w:sz w:val="24"/>
          <w:szCs w:val="24"/>
        </w:rPr>
        <w:t>However, the outcomes remain robust near equilibrium conditions. Thus, even though the model is simplistic we argue that the fundamental mechanisms involving trait distributions and competitive kernels that lead to different evolutionary patterns are still generalizable</w:t>
      </w:r>
      <w:r w:rsidR="000517A6">
        <w:rPr>
          <w:rFonts w:ascii="Times New Roman" w:hAnsi="Times New Roman" w:cs="Times New Roman"/>
          <w:iCs/>
          <w:sz w:val="24"/>
          <w:szCs w:val="24"/>
        </w:rPr>
        <w:t xml:space="preserve"> and highlight the need to further study the impact of genetic structures of ecological traits. </w:t>
      </w:r>
    </w:p>
    <w:p w14:paraId="1E85F86B" w14:textId="4B08B473" w:rsidR="00C1308C" w:rsidRDefault="00C1308C" w:rsidP="00861288">
      <w:pPr>
        <w:rPr>
          <w:rFonts w:ascii="Times New Roman" w:hAnsi="Times New Roman" w:cs="Times New Roman"/>
          <w:iCs/>
          <w:sz w:val="24"/>
          <w:szCs w:val="24"/>
        </w:rPr>
      </w:pPr>
    </w:p>
    <w:p w14:paraId="27FF896E" w14:textId="5402E643" w:rsidR="00C1308C" w:rsidRPr="00C1308C" w:rsidRDefault="00C1308C" w:rsidP="00861288">
      <w:pPr>
        <w:rPr>
          <w:rFonts w:ascii="Times New Roman" w:hAnsi="Times New Roman" w:cs="Times New Roman"/>
          <w:b/>
          <w:bCs/>
          <w:iCs/>
          <w:sz w:val="24"/>
          <w:szCs w:val="24"/>
        </w:rPr>
      </w:pPr>
      <w:r w:rsidRPr="00C1308C">
        <w:rPr>
          <w:rFonts w:ascii="Times New Roman" w:hAnsi="Times New Roman" w:cs="Times New Roman"/>
          <w:b/>
          <w:bCs/>
          <w:iCs/>
          <w:sz w:val="24"/>
          <w:szCs w:val="24"/>
        </w:rPr>
        <w:t>References:</w:t>
      </w:r>
    </w:p>
    <w:p w14:paraId="5151DC38" w14:textId="77777777" w:rsidR="00C1308C" w:rsidRDefault="00C1308C" w:rsidP="00C1308C">
      <w:pPr>
        <w:pStyle w:val="NormalWeb"/>
        <w:ind w:left="480" w:hanging="480"/>
      </w:pPr>
      <w:r>
        <w:t xml:space="preserve">Abrams, Peter A. 2000. “The Evolution of Predator-Prey </w:t>
      </w:r>
      <w:proofErr w:type="gramStart"/>
      <w:r>
        <w:t>Interactions :</w:t>
      </w:r>
      <w:proofErr w:type="gramEnd"/>
      <w:r>
        <w:t xml:space="preserve"> Theory and Evidence Author ( s ): Peter A . Abrams </w:t>
      </w:r>
      <w:proofErr w:type="gramStart"/>
      <w:r>
        <w:t>Source :</w:t>
      </w:r>
      <w:proofErr w:type="gramEnd"/>
      <w:r>
        <w:t xml:space="preserve"> Annual Review of Ecology and Systematics , 2000 , Vol . 31 </w:t>
      </w:r>
      <w:proofErr w:type="gramStart"/>
      <w:r>
        <w:t>( 2000</w:t>
      </w:r>
      <w:proofErr w:type="gramEnd"/>
      <w:r>
        <w:t xml:space="preserve"> ), Pp . 79-105 Published </w:t>
      </w:r>
      <w:proofErr w:type="gramStart"/>
      <w:r>
        <w:t>by :</w:t>
      </w:r>
      <w:proofErr w:type="gramEnd"/>
      <w:r>
        <w:t xml:space="preserve"> Annual Reviews Stable URL : Https://Www.Jstor.Org/Sta” 31: 79–105.</w:t>
      </w:r>
    </w:p>
    <w:p w14:paraId="4C7A211E" w14:textId="77777777" w:rsidR="00C1308C" w:rsidRDefault="00C1308C" w:rsidP="00C1308C">
      <w:pPr>
        <w:pStyle w:val="NormalWeb"/>
        <w:ind w:left="480" w:hanging="480"/>
      </w:pPr>
      <w:proofErr w:type="spellStart"/>
      <w:r>
        <w:t>Shpak</w:t>
      </w:r>
      <w:proofErr w:type="spellEnd"/>
      <w:r>
        <w:t xml:space="preserve">, Max, and Alexey S. </w:t>
      </w:r>
      <w:proofErr w:type="spellStart"/>
      <w:r>
        <w:t>Kondrashov</w:t>
      </w:r>
      <w:proofErr w:type="spellEnd"/>
      <w:r>
        <w:t xml:space="preserve">. 1999. “Applicability of the Hypergeometric Phenotypic Model to Haploid and Diploid Populations.” </w:t>
      </w:r>
      <w:r>
        <w:rPr>
          <w:i/>
          <w:iCs/>
        </w:rPr>
        <w:t>Evolution</w:t>
      </w:r>
      <w:r>
        <w:t xml:space="preserve"> 53 (2): 600–604. https://doi.org/10.1111/j.1558-5646.1999.tb03794.x.</w:t>
      </w:r>
    </w:p>
    <w:p w14:paraId="04554E66" w14:textId="77777777" w:rsidR="00C1308C" w:rsidRDefault="00C1308C" w:rsidP="00C1308C">
      <w:pPr>
        <w:pStyle w:val="NormalWeb"/>
        <w:ind w:left="480" w:hanging="480"/>
      </w:pPr>
      <w:proofErr w:type="spellStart"/>
      <w:r>
        <w:lastRenderedPageBreak/>
        <w:t>Nuismer</w:t>
      </w:r>
      <w:proofErr w:type="spellEnd"/>
      <w:r>
        <w:t xml:space="preserve">, Scott L., Pedro </w:t>
      </w:r>
      <w:proofErr w:type="spellStart"/>
      <w:r>
        <w:t>Jordano</w:t>
      </w:r>
      <w:proofErr w:type="spellEnd"/>
      <w:r>
        <w:t xml:space="preserve">, and Jordi </w:t>
      </w:r>
      <w:proofErr w:type="spellStart"/>
      <w:r>
        <w:t>Bascompte</w:t>
      </w:r>
      <w:proofErr w:type="spellEnd"/>
      <w:r>
        <w:t xml:space="preserve">. 2013. “Coevolution and the Architecture of Mutualistic Networks.” </w:t>
      </w:r>
      <w:r>
        <w:rPr>
          <w:i/>
          <w:iCs/>
        </w:rPr>
        <w:t>Evolution</w:t>
      </w:r>
      <w:r>
        <w:t xml:space="preserve"> 67 (2): 338–54. https://doi.org/10.1111/j.1558-5646.2012.01801.x.</w:t>
      </w:r>
    </w:p>
    <w:p w14:paraId="57AD5201" w14:textId="77777777" w:rsidR="00C1308C" w:rsidRDefault="00C1308C" w:rsidP="00C1308C">
      <w:pPr>
        <w:pStyle w:val="NormalWeb"/>
        <w:ind w:left="480" w:hanging="480"/>
      </w:pPr>
      <w:r>
        <w:t xml:space="preserve">Taper, M. L., and T. J. Case. 1992. “Models of Character Displacement and the Theoretical Robustness of Taxon Cycles.” </w:t>
      </w:r>
      <w:r>
        <w:rPr>
          <w:i/>
          <w:iCs/>
        </w:rPr>
        <w:t>Evolution</w:t>
      </w:r>
      <w:r>
        <w:t xml:space="preserve"> 46 (2): 317–33. https://doi.org/10.1111/j.1558-5646.1992.tb02040.x.</w:t>
      </w:r>
    </w:p>
    <w:p w14:paraId="2F2FDDFC" w14:textId="77777777" w:rsidR="00C1308C" w:rsidRDefault="00C1308C" w:rsidP="00C1308C">
      <w:pPr>
        <w:pStyle w:val="NormalWeb"/>
        <w:ind w:left="480" w:hanging="480"/>
      </w:pPr>
      <w:r>
        <w:t xml:space="preserve">Yamauchi, Atsushi, and Takeshi Miki. 2009. “Intraspecific Niche Flexibility Facilitates Species Coexistence in a Competitive Community with a Fluctuating Environment.” </w:t>
      </w:r>
      <w:r>
        <w:rPr>
          <w:i/>
          <w:iCs/>
        </w:rPr>
        <w:t>Oikos</w:t>
      </w:r>
      <w:r>
        <w:t xml:space="preserve"> 118 (1): 55–66. https://doi.org/10.1111/j.1600-0706.2008.16736.x.</w:t>
      </w:r>
    </w:p>
    <w:p w14:paraId="5A63DC6B" w14:textId="77777777" w:rsidR="00C1308C" w:rsidRDefault="00C1308C" w:rsidP="00C1308C">
      <w:pPr>
        <w:pStyle w:val="NormalWeb"/>
        <w:ind w:left="480" w:hanging="480"/>
      </w:pPr>
      <w:r>
        <w:t xml:space="preserve">Gouws, E. Jeanne, Kevin J. Gaston, and Steven L. </w:t>
      </w:r>
      <w:proofErr w:type="spellStart"/>
      <w:r>
        <w:t>Chown</w:t>
      </w:r>
      <w:proofErr w:type="spellEnd"/>
      <w:r>
        <w:t xml:space="preserve">. 2011. “Intraspecific Body Size Frequency Distributions of Insects.” </w:t>
      </w:r>
      <w:proofErr w:type="spellStart"/>
      <w:r>
        <w:rPr>
          <w:i/>
          <w:iCs/>
        </w:rPr>
        <w:t>PLoS</w:t>
      </w:r>
      <w:proofErr w:type="spellEnd"/>
      <w:r>
        <w:rPr>
          <w:i/>
          <w:iCs/>
        </w:rPr>
        <w:t xml:space="preserve"> ONE</w:t>
      </w:r>
      <w:r>
        <w:t xml:space="preserve"> 6 (3): 1–8. https://doi.org/10.1371/journal.pone.0016606.</w:t>
      </w:r>
    </w:p>
    <w:p w14:paraId="440BE6D6" w14:textId="77777777" w:rsidR="00C1308C" w:rsidRDefault="00C1308C" w:rsidP="00C1308C">
      <w:pPr>
        <w:pStyle w:val="NormalWeb"/>
        <w:ind w:left="480" w:hanging="480"/>
      </w:pPr>
      <w:proofErr w:type="spellStart"/>
      <w:r>
        <w:t>Kelt</w:t>
      </w:r>
      <w:proofErr w:type="spellEnd"/>
      <w:r>
        <w:t xml:space="preserve">, Douglas A., and Marc D. Meyer. 2009. “Body Size Frequency Distributions in African Mammals Are Bimodal at All Spatial Scales.” </w:t>
      </w:r>
      <w:r>
        <w:rPr>
          <w:i/>
          <w:iCs/>
        </w:rPr>
        <w:t>Global Ecology and Biogeography</w:t>
      </w:r>
      <w:r>
        <w:t xml:space="preserve"> 18 (1): 19–29. https://doi.org/10.1111/j.1466-8238.2008.00422.x.</w:t>
      </w:r>
    </w:p>
    <w:p w14:paraId="17A38426" w14:textId="77777777" w:rsidR="00C1308C" w:rsidRDefault="00C1308C" w:rsidP="00C1308C">
      <w:pPr>
        <w:pStyle w:val="NormalWeb"/>
        <w:ind w:left="480" w:hanging="480"/>
      </w:pPr>
      <w:proofErr w:type="spellStart"/>
      <w:r>
        <w:t>Jauker</w:t>
      </w:r>
      <w:proofErr w:type="spellEnd"/>
      <w:r>
        <w:t xml:space="preserve">, Frank, Martin </w:t>
      </w:r>
      <w:proofErr w:type="spellStart"/>
      <w:r>
        <w:t>Speckmann</w:t>
      </w:r>
      <w:proofErr w:type="spellEnd"/>
      <w:r>
        <w:t xml:space="preserve">, and </w:t>
      </w:r>
      <w:proofErr w:type="spellStart"/>
      <w:r>
        <w:t>Volkmar</w:t>
      </w:r>
      <w:proofErr w:type="spellEnd"/>
      <w:r>
        <w:t xml:space="preserve"> Wolters. 2016. “Intra-Specific Body Size Determines Pollination Effectiveness.” </w:t>
      </w:r>
      <w:r>
        <w:rPr>
          <w:i/>
          <w:iCs/>
        </w:rPr>
        <w:t>Basic and Applied Ecology</w:t>
      </w:r>
      <w:r>
        <w:t xml:space="preserve"> 17 (8): 714–19. https://doi.org/10.1016/j.baae.2016.07.004.</w:t>
      </w:r>
    </w:p>
    <w:p w14:paraId="77116890" w14:textId="77777777" w:rsidR="00C1308C" w:rsidRDefault="00C1308C" w:rsidP="00C1308C">
      <w:pPr>
        <w:pStyle w:val="NormalWeb"/>
        <w:ind w:left="480" w:hanging="480"/>
      </w:pPr>
      <w:proofErr w:type="spellStart"/>
      <w:r>
        <w:t>Kalyuzhny</w:t>
      </w:r>
      <w:proofErr w:type="spellEnd"/>
      <w:r>
        <w:t xml:space="preserve">, Michael, Ronen </w:t>
      </w:r>
      <w:proofErr w:type="spellStart"/>
      <w:r>
        <w:t>Kadmon</w:t>
      </w:r>
      <w:proofErr w:type="spellEnd"/>
      <w:r>
        <w:t xml:space="preserve">, and Nadav M </w:t>
      </w:r>
      <w:proofErr w:type="spellStart"/>
      <w:r>
        <w:t>Shnerb</w:t>
      </w:r>
      <w:proofErr w:type="spellEnd"/>
      <w:r>
        <w:t xml:space="preserve">. 2015. “A Neutral Theory with Environmental Stochasticity Explains Static and Dynamic Properties of Ecological Communities.” </w:t>
      </w:r>
      <w:r>
        <w:rPr>
          <w:i/>
          <w:iCs/>
        </w:rPr>
        <w:t>Ecology Letters</w:t>
      </w:r>
      <w:r>
        <w:t xml:space="preserve"> 18 (6): 572–80. https://doi.org/10.1111/ele.12439.</w:t>
      </w:r>
    </w:p>
    <w:p w14:paraId="71E55671" w14:textId="77777777" w:rsidR="00C1308C" w:rsidRDefault="00C1308C" w:rsidP="00C1308C">
      <w:pPr>
        <w:pStyle w:val="NormalWeb"/>
        <w:ind w:left="480" w:hanging="480"/>
      </w:pPr>
      <w:proofErr w:type="spellStart"/>
      <w:r>
        <w:t>Manceau</w:t>
      </w:r>
      <w:proofErr w:type="spellEnd"/>
      <w:r>
        <w:t xml:space="preserve">, Marc, Amaury Lambert, and Hélène Morlon. 2015. “Phylogenies Support Out-of-Equilibrium Models of Biodiversity.” </w:t>
      </w:r>
      <w:r>
        <w:rPr>
          <w:i/>
          <w:iCs/>
        </w:rPr>
        <w:t>Ecology Letters</w:t>
      </w:r>
      <w:r>
        <w:t xml:space="preserve"> 18 (4): 347–56. https://doi.org/10.1111/ele.12415.</w:t>
      </w:r>
    </w:p>
    <w:p w14:paraId="06323041" w14:textId="77777777" w:rsidR="00C1308C" w:rsidRDefault="00C1308C" w:rsidP="00C1308C">
      <w:pPr>
        <w:pStyle w:val="NormalWeb"/>
        <w:ind w:left="480" w:hanging="480"/>
      </w:pPr>
      <w:r>
        <w:t>Lack, D. 1945. “The Galapagos Finches (</w:t>
      </w:r>
      <w:proofErr w:type="spellStart"/>
      <w:r>
        <w:t>Geospizinae</w:t>
      </w:r>
      <w:proofErr w:type="spellEnd"/>
      <w:r>
        <w:t xml:space="preserve">): A Study in Variation.” </w:t>
      </w:r>
      <w:proofErr w:type="spellStart"/>
      <w:r>
        <w:rPr>
          <w:i/>
          <w:iCs/>
        </w:rPr>
        <w:t>CAlifornia</w:t>
      </w:r>
      <w:proofErr w:type="spellEnd"/>
      <w:r>
        <w:rPr>
          <w:i/>
          <w:iCs/>
        </w:rPr>
        <w:t xml:space="preserve"> Academy of Sciences</w:t>
      </w:r>
      <w:r>
        <w:t>.</w:t>
      </w:r>
    </w:p>
    <w:p w14:paraId="4E71E330" w14:textId="77777777" w:rsidR="00C1308C" w:rsidRDefault="00C1308C" w:rsidP="00C1308C">
      <w:pPr>
        <w:pStyle w:val="NormalWeb"/>
        <w:ind w:left="480" w:hanging="480"/>
      </w:pPr>
      <w:r>
        <w:t xml:space="preserve">Findley, James S. 1976. “The Structure of Bat Communities.” </w:t>
      </w:r>
      <w:r>
        <w:rPr>
          <w:i/>
          <w:iCs/>
        </w:rPr>
        <w:t>The American Naturalist</w:t>
      </w:r>
      <w:r>
        <w:t xml:space="preserve"> 110(971): 129–39.</w:t>
      </w:r>
    </w:p>
    <w:p w14:paraId="02257D69" w14:textId="77777777" w:rsidR="00C1308C" w:rsidRDefault="00C1308C" w:rsidP="00C1308C">
      <w:pPr>
        <w:pStyle w:val="NormalWeb"/>
        <w:ind w:left="480" w:hanging="480"/>
      </w:pPr>
      <w:r>
        <w:t xml:space="preserve">Lynch, Michael, and Bruce Walsh. 1998. </w:t>
      </w:r>
      <w:r>
        <w:rPr>
          <w:i/>
          <w:iCs/>
        </w:rPr>
        <w:t>Genetics and Analysis of Quantitative Traits. Vol. 1.</w:t>
      </w:r>
      <w:r>
        <w:t xml:space="preserve"> Sunderland: Sinauer.</w:t>
      </w:r>
    </w:p>
    <w:p w14:paraId="7348D7DE" w14:textId="77777777" w:rsidR="00C1308C" w:rsidRDefault="00C1308C" w:rsidP="00C1308C">
      <w:pPr>
        <w:pStyle w:val="NormalWeb"/>
        <w:ind w:left="480" w:hanging="480"/>
      </w:pPr>
      <w:proofErr w:type="spellStart"/>
      <w:r>
        <w:t>Bolnick</w:t>
      </w:r>
      <w:proofErr w:type="spellEnd"/>
      <w:r>
        <w:t xml:space="preserve">, Daniel I., </w:t>
      </w:r>
      <w:proofErr w:type="spellStart"/>
      <w:r>
        <w:t>Priyanga</w:t>
      </w:r>
      <w:proofErr w:type="spellEnd"/>
      <w:r>
        <w:t xml:space="preserve"> </w:t>
      </w:r>
      <w:proofErr w:type="spellStart"/>
      <w:r>
        <w:t>Amarasekare</w:t>
      </w:r>
      <w:proofErr w:type="spellEnd"/>
      <w:r>
        <w:t xml:space="preserve">, </w:t>
      </w:r>
      <w:proofErr w:type="spellStart"/>
      <w:r>
        <w:t>Márcio</w:t>
      </w:r>
      <w:proofErr w:type="spellEnd"/>
      <w:r>
        <w:t xml:space="preserve"> S. Araújo, Reinhard </w:t>
      </w:r>
      <w:proofErr w:type="spellStart"/>
      <w:r>
        <w:t>Bürger</w:t>
      </w:r>
      <w:proofErr w:type="spellEnd"/>
      <w:r>
        <w:t xml:space="preserve">, Jonathan M. Levine, Mark Novak, Volker H.W. Rudolf, Sebastian J. Schreiber, Mark C. Urban, and David A. </w:t>
      </w:r>
      <w:proofErr w:type="spellStart"/>
      <w:r>
        <w:t>Vasseur</w:t>
      </w:r>
      <w:proofErr w:type="spellEnd"/>
      <w:r>
        <w:t xml:space="preserve">. 2011. “Why Intraspecific Trait Variation Matters in Community Ecology.” </w:t>
      </w:r>
      <w:r>
        <w:rPr>
          <w:i/>
          <w:iCs/>
        </w:rPr>
        <w:t>Trends in Ecology and Evolution</w:t>
      </w:r>
      <w:r>
        <w:t xml:space="preserve"> 26 (4): 183–92. https://doi.org/10.1016/j.tree.2011.01.009.</w:t>
      </w:r>
    </w:p>
    <w:p w14:paraId="4C8E5EBB" w14:textId="77777777" w:rsidR="00C1308C" w:rsidRDefault="00C1308C" w:rsidP="00C1308C">
      <w:pPr>
        <w:pStyle w:val="NormalWeb"/>
        <w:ind w:left="480" w:hanging="480"/>
      </w:pPr>
      <w:r>
        <w:t xml:space="preserve">Taper, Mark L. 1990. “No </w:t>
      </w:r>
      <w:proofErr w:type="spellStart"/>
      <w:r>
        <w:t>TitleExperimental</w:t>
      </w:r>
      <w:proofErr w:type="spellEnd"/>
      <w:r>
        <w:t xml:space="preserve"> Character Displacement in the Adzuki Bean Weevil, </w:t>
      </w:r>
      <w:proofErr w:type="spellStart"/>
      <w:r>
        <w:t>Callosobruchus</w:t>
      </w:r>
      <w:proofErr w:type="spellEnd"/>
      <w:r>
        <w:t xml:space="preserve"> Chinensis.” In </w:t>
      </w:r>
      <w:r>
        <w:rPr>
          <w:i/>
          <w:iCs/>
        </w:rPr>
        <w:t>Bruchids and Legumes: Economics, Ecology and Coevolution</w:t>
      </w:r>
      <w:r>
        <w:t>, 289–301. Dordrecht: Springer.</w:t>
      </w:r>
    </w:p>
    <w:p w14:paraId="0CD4F8E3" w14:textId="77777777" w:rsidR="00C1308C" w:rsidRDefault="00C1308C" w:rsidP="00C1308C">
      <w:pPr>
        <w:pStyle w:val="NormalWeb"/>
        <w:ind w:left="480" w:hanging="480"/>
      </w:pPr>
      <w:r>
        <w:lastRenderedPageBreak/>
        <w:t xml:space="preserve">Mayfield, Margaret M., and Jonathan M. Levine. 2010. “Opposing Effects of Competitive Exclusion on the Phylogenetic Structure of Communities.” </w:t>
      </w:r>
      <w:r>
        <w:rPr>
          <w:i/>
          <w:iCs/>
        </w:rPr>
        <w:t>Ecology Letters</w:t>
      </w:r>
      <w:r>
        <w:t xml:space="preserve"> 13 (9): 1085–93. https://doi.org/10.1111/j.1461-0248.2010.01509.x.</w:t>
      </w:r>
    </w:p>
    <w:p w14:paraId="615CE4D8" w14:textId="77777777" w:rsidR="00C1308C" w:rsidRDefault="00C1308C" w:rsidP="00C1308C">
      <w:pPr>
        <w:pStyle w:val="NormalWeb"/>
        <w:ind w:left="480" w:hanging="480"/>
      </w:pPr>
      <w:r>
        <w:t xml:space="preserve">Pfennig, David W., and Karin S. Pfennig. 2010. “Character Displacement and the Origins of Diversity.” </w:t>
      </w:r>
      <w:r>
        <w:rPr>
          <w:i/>
          <w:iCs/>
        </w:rPr>
        <w:t>American Naturalist</w:t>
      </w:r>
      <w:r>
        <w:t xml:space="preserve"> 176 (SUPPL. 1): 26–44. https://doi.org/10.1086/657056.</w:t>
      </w:r>
    </w:p>
    <w:p w14:paraId="43C41E24" w14:textId="77777777" w:rsidR="00C1308C" w:rsidRDefault="00C1308C" w:rsidP="00C1308C">
      <w:pPr>
        <w:pStyle w:val="NormalWeb"/>
        <w:ind w:left="480" w:hanging="480"/>
      </w:pPr>
      <w:r>
        <w:t xml:space="preserve">GRANT, P. R. 1972. “Convergent and Divergent Character Displacement.” </w:t>
      </w:r>
      <w:r>
        <w:rPr>
          <w:i/>
          <w:iCs/>
        </w:rPr>
        <w:t>Biological Journal of the Linnean Society</w:t>
      </w:r>
      <w:r>
        <w:t xml:space="preserve"> 4 (1): 39–68. https://doi.org/10.1111/j.1095-8312.1972.tb00690.x.</w:t>
      </w:r>
    </w:p>
    <w:p w14:paraId="55C52597" w14:textId="77777777" w:rsidR="00C1308C" w:rsidRDefault="00C1308C" w:rsidP="00C1308C">
      <w:pPr>
        <w:pStyle w:val="NormalWeb"/>
        <w:ind w:left="480" w:hanging="480"/>
      </w:pPr>
      <w:r>
        <w:t xml:space="preserve">GRANT, P. R. 1972. “Convergent and Divergent Character Displacement.” </w:t>
      </w:r>
      <w:r>
        <w:rPr>
          <w:i/>
          <w:iCs/>
        </w:rPr>
        <w:t>Biological Journal of the Linnean Society</w:t>
      </w:r>
      <w:r>
        <w:t xml:space="preserve"> 4 (1): 39–68. https://doi.org/10.1111/j.1095-8312.1972.tb00690.x.</w:t>
      </w:r>
    </w:p>
    <w:p w14:paraId="073FFBE2" w14:textId="77777777" w:rsidR="00C1308C" w:rsidRDefault="00C1308C" w:rsidP="00C1308C">
      <w:pPr>
        <w:pStyle w:val="NormalWeb"/>
        <w:ind w:left="480" w:hanging="480"/>
      </w:pPr>
      <w:r>
        <w:t xml:space="preserve">Farias, Ariel A., and Fabian M. </w:t>
      </w:r>
      <w:proofErr w:type="spellStart"/>
      <w:r>
        <w:t>Jaksic</w:t>
      </w:r>
      <w:proofErr w:type="spellEnd"/>
      <w:r>
        <w:t xml:space="preserve">. 2007. “Effects of Functional Constraints and Opportunism on the Functional Structure of a Vertebrate Predator Assemblage.” </w:t>
      </w:r>
      <w:r>
        <w:rPr>
          <w:i/>
          <w:iCs/>
        </w:rPr>
        <w:t>Journal of Animal Ecology</w:t>
      </w:r>
      <w:r>
        <w:t xml:space="preserve"> 76 (2): 246–57. https://doi.org/10.1111/j.1365-2656.2006.01202.x.</w:t>
      </w:r>
    </w:p>
    <w:p w14:paraId="3CAEC167" w14:textId="77777777" w:rsidR="00C1308C" w:rsidRDefault="00C1308C" w:rsidP="00C1308C">
      <w:pPr>
        <w:pStyle w:val="NormalWeb"/>
        <w:ind w:left="480" w:hanging="480"/>
      </w:pPr>
      <w:r>
        <w:t xml:space="preserve">Son, Thijs Christiaan Van, and Martin </w:t>
      </w:r>
      <w:proofErr w:type="spellStart"/>
      <w:r>
        <w:t>Thiel</w:t>
      </w:r>
      <w:proofErr w:type="spellEnd"/>
      <w:r>
        <w:t xml:space="preserve">. 2006. “Multiple Predator Effects in an Intertidal Food Web.” </w:t>
      </w:r>
      <w:r>
        <w:rPr>
          <w:i/>
          <w:iCs/>
        </w:rPr>
        <w:t>Journal of Animal Ecology</w:t>
      </w:r>
      <w:r>
        <w:t xml:space="preserve"> 75 (1): 25–32. https://doi.org/10.1111/j.1365-2656.2005.01019.x.</w:t>
      </w:r>
    </w:p>
    <w:p w14:paraId="173E5E05" w14:textId="77777777" w:rsidR="00C1308C" w:rsidRDefault="00C1308C" w:rsidP="00C1308C">
      <w:pPr>
        <w:pStyle w:val="NormalWeb"/>
        <w:ind w:left="480" w:hanging="480"/>
      </w:pPr>
      <w:r>
        <w:t xml:space="preserve">Albrecht, M., and N. J. </w:t>
      </w:r>
      <w:proofErr w:type="spellStart"/>
      <w:r>
        <w:t>Gotelli</w:t>
      </w:r>
      <w:proofErr w:type="spellEnd"/>
      <w:r>
        <w:t xml:space="preserve">. 2001. “Spatial and Temporal Niche Partitioning in Grassland Ants.” </w:t>
      </w:r>
      <w:proofErr w:type="spellStart"/>
      <w:r>
        <w:rPr>
          <w:i/>
          <w:iCs/>
        </w:rPr>
        <w:t>Oecologia</w:t>
      </w:r>
      <w:proofErr w:type="spellEnd"/>
      <w:r>
        <w:t xml:space="preserve"> 126 (1): 134–41. https://doi.org/10.1007/s004420000494.</w:t>
      </w:r>
    </w:p>
    <w:p w14:paraId="4EA991E0" w14:textId="77777777" w:rsidR="00C1308C" w:rsidRDefault="00C1308C" w:rsidP="00C1308C">
      <w:pPr>
        <w:pStyle w:val="NormalWeb"/>
        <w:ind w:left="480" w:hanging="480"/>
      </w:pPr>
      <w:proofErr w:type="spellStart"/>
      <w:r>
        <w:t>Dáttilo</w:t>
      </w:r>
      <w:proofErr w:type="spellEnd"/>
      <w:r>
        <w:t xml:space="preserve">, Wesley, Thiago J. Izzo, </w:t>
      </w:r>
      <w:proofErr w:type="spellStart"/>
      <w:r>
        <w:t>Heraldo</w:t>
      </w:r>
      <w:proofErr w:type="spellEnd"/>
      <w:r>
        <w:t xml:space="preserve"> L. Vasconcelos, and Víctor Rico-Gray. 2013. “Strength of the Modular Pattern in Amazonian Symbiotic Ant-Plant Networks.” </w:t>
      </w:r>
      <w:r>
        <w:rPr>
          <w:i/>
          <w:iCs/>
        </w:rPr>
        <w:t>Arthropod-Plant Interactions</w:t>
      </w:r>
      <w:r>
        <w:t xml:space="preserve"> 7 (4): 455–61. https://doi.org/10.1007/s11829-013-9256-1.</w:t>
      </w:r>
    </w:p>
    <w:p w14:paraId="5A4E10B8" w14:textId="77777777" w:rsidR="00C1308C" w:rsidRDefault="00C1308C" w:rsidP="00C1308C">
      <w:pPr>
        <w:pStyle w:val="NormalWeb"/>
        <w:ind w:left="480" w:hanging="480"/>
      </w:pPr>
      <w:r>
        <w:t xml:space="preserve">Montoya, D., M. L. </w:t>
      </w:r>
      <w:proofErr w:type="spellStart"/>
      <w:r>
        <w:t>Yallop</w:t>
      </w:r>
      <w:proofErr w:type="spellEnd"/>
      <w:r>
        <w:t xml:space="preserve">, and J. Memmott. 2015. “Functional Group Diversity Increases with Modularity in Complex Food Webs.” </w:t>
      </w:r>
      <w:r>
        <w:rPr>
          <w:i/>
          <w:iCs/>
        </w:rPr>
        <w:t>Nature Communications</w:t>
      </w:r>
      <w:r>
        <w:t xml:space="preserve"> 6 (May). https://doi.org/10.1038/ncomms8379.</w:t>
      </w:r>
    </w:p>
    <w:p w14:paraId="7FE45495" w14:textId="77777777" w:rsidR="00C1308C" w:rsidRDefault="00C1308C" w:rsidP="00C1308C">
      <w:pPr>
        <w:pStyle w:val="NormalWeb"/>
        <w:ind w:left="480" w:hanging="480"/>
      </w:pPr>
      <w:r>
        <w:t xml:space="preserve">Emerson, Brent C., and Rosemary G. Gillespie. 2008. “Phylogenetic Analysis of Community Assembly and Structure over Space and Time.” </w:t>
      </w:r>
      <w:r>
        <w:rPr>
          <w:i/>
          <w:iCs/>
        </w:rPr>
        <w:t>Trends in Ecology and Evolution</w:t>
      </w:r>
      <w:r>
        <w:t xml:space="preserve"> 23 (11): 619–30. https://doi.org/10.1016/j.tree.2008.07.005.</w:t>
      </w:r>
    </w:p>
    <w:p w14:paraId="758DCDFD" w14:textId="77777777" w:rsidR="00C1308C" w:rsidRDefault="00C1308C" w:rsidP="00C1308C">
      <w:pPr>
        <w:pStyle w:val="NormalWeb"/>
        <w:ind w:left="480" w:hanging="480"/>
      </w:pPr>
      <w:r>
        <w:t xml:space="preserve">Cavender-Bares, Jeannine, Kenneth H. Kozak, Paul V.A. Fine, and Steven W. </w:t>
      </w:r>
      <w:proofErr w:type="spellStart"/>
      <w:r>
        <w:t>Kembel</w:t>
      </w:r>
      <w:proofErr w:type="spellEnd"/>
      <w:r>
        <w:t xml:space="preserve">. 2009. “The Merging of Community Ecology and Phylogenetic Biology.” </w:t>
      </w:r>
      <w:r>
        <w:rPr>
          <w:i/>
          <w:iCs/>
        </w:rPr>
        <w:t>Ecology Letters</w:t>
      </w:r>
      <w:r>
        <w:t xml:space="preserve"> 12 (7): 693–715. https://doi.org/10.1111/j.1461-0248.2009.01314.x.</w:t>
      </w:r>
    </w:p>
    <w:p w14:paraId="5C245879" w14:textId="77777777" w:rsidR="00C1308C" w:rsidRDefault="00C1308C" w:rsidP="00C1308C">
      <w:pPr>
        <w:pStyle w:val="NormalWeb"/>
        <w:ind w:left="480" w:hanging="480"/>
      </w:pPr>
      <w:proofErr w:type="spellStart"/>
      <w:r>
        <w:t>Losos</w:t>
      </w:r>
      <w:proofErr w:type="spellEnd"/>
      <w:r>
        <w:t xml:space="preserve">, Jonathan B. 2008. “Phylogenetic Niche Conservatism, Phylogenetic Signal and the Relationship between Phylogenetic Relatedness and Ecological Similarity among Species.” </w:t>
      </w:r>
      <w:r>
        <w:rPr>
          <w:i/>
          <w:iCs/>
        </w:rPr>
        <w:t>Ecology Letters</w:t>
      </w:r>
      <w:r>
        <w:t xml:space="preserve"> 11 (10): 995–1003. https://doi.org/10.1111/j.1461-0248.2008.01229.x.</w:t>
      </w:r>
    </w:p>
    <w:p w14:paraId="7962F3A5" w14:textId="77777777" w:rsidR="00C1308C" w:rsidRDefault="00C1308C" w:rsidP="00C1308C">
      <w:pPr>
        <w:pStyle w:val="NormalWeb"/>
        <w:ind w:left="480" w:hanging="480"/>
      </w:pPr>
      <w:r>
        <w:t xml:space="preserve">Abrams, P. 1983. “The Theory of Limiting Similarity.” </w:t>
      </w:r>
      <w:r>
        <w:rPr>
          <w:i/>
          <w:iCs/>
        </w:rPr>
        <w:t>Annual Review of Ecology and Systematics. Vol. 14</w:t>
      </w:r>
      <w:r>
        <w:t>, no. 34: 359–76.</w:t>
      </w:r>
    </w:p>
    <w:p w14:paraId="6429EB0A" w14:textId="77777777" w:rsidR="00C1308C" w:rsidRDefault="00C1308C" w:rsidP="00C1308C">
      <w:pPr>
        <w:pStyle w:val="NormalWeb"/>
        <w:ind w:left="480" w:hanging="480"/>
      </w:pPr>
      <w:proofErr w:type="spellStart"/>
      <w:r>
        <w:lastRenderedPageBreak/>
        <w:t>Allesina</w:t>
      </w:r>
      <w:proofErr w:type="spellEnd"/>
      <w:r>
        <w:t xml:space="preserve">, Stefano, and Mercedes Pascual. 2008. “Network Structure, Predator - Prey Modules, and Stability in Large Food Webs.” </w:t>
      </w:r>
      <w:r>
        <w:rPr>
          <w:i/>
          <w:iCs/>
        </w:rPr>
        <w:t>Theoretical Ecology</w:t>
      </w:r>
      <w:r>
        <w:t xml:space="preserve"> 1 (1): 55–64. https://doi.org/10.1007/s12080-007-0007-8.</w:t>
      </w:r>
    </w:p>
    <w:p w14:paraId="372AC044" w14:textId="77777777" w:rsidR="00C1308C" w:rsidRDefault="00C1308C" w:rsidP="00C1308C">
      <w:pPr>
        <w:pStyle w:val="NormalWeb"/>
        <w:ind w:left="480" w:hanging="480"/>
      </w:pPr>
      <w:proofErr w:type="spellStart"/>
      <w:r>
        <w:t>Rejmánek</w:t>
      </w:r>
      <w:proofErr w:type="spellEnd"/>
      <w:r>
        <w:t xml:space="preserve"> M., and P Stary. 1979. “Connectance in Real Biotic Communities and Critical Values for Stability of Model Ecosystems.” </w:t>
      </w:r>
      <w:r>
        <w:rPr>
          <w:i/>
          <w:iCs/>
        </w:rPr>
        <w:t>Nature</w:t>
      </w:r>
      <w:r>
        <w:t xml:space="preserve"> 280 (July): 311–13.</w:t>
      </w:r>
    </w:p>
    <w:p w14:paraId="7E1EBE2D" w14:textId="77777777" w:rsidR="00C1308C" w:rsidRDefault="00C1308C" w:rsidP="00C1308C">
      <w:pPr>
        <w:pStyle w:val="NormalWeb"/>
        <w:ind w:left="480" w:hanging="480"/>
      </w:pPr>
      <w:r>
        <w:t xml:space="preserve">DeAngelis, D.L. 1975. “Stability and Connectance in Food Web Models.” </w:t>
      </w:r>
      <w:r>
        <w:rPr>
          <w:i/>
          <w:iCs/>
        </w:rPr>
        <w:t>Ecology</w:t>
      </w:r>
      <w:r>
        <w:t xml:space="preserve"> 56 (1): 238–43.</w:t>
      </w:r>
    </w:p>
    <w:p w14:paraId="7C72BD81" w14:textId="77777777" w:rsidR="00C1308C" w:rsidRDefault="00C1308C" w:rsidP="00C1308C">
      <w:pPr>
        <w:pStyle w:val="NormalWeb"/>
        <w:ind w:left="480" w:hanging="480"/>
      </w:pPr>
      <w:r>
        <w:t xml:space="preserve">Garibaldi, Lucas A., </w:t>
      </w:r>
      <w:proofErr w:type="spellStart"/>
      <w:r>
        <w:t>Ignasi</w:t>
      </w:r>
      <w:proofErr w:type="spellEnd"/>
      <w:r>
        <w:t xml:space="preserve"> </w:t>
      </w:r>
      <w:proofErr w:type="spellStart"/>
      <w:r>
        <w:t>Bartomeus</w:t>
      </w:r>
      <w:proofErr w:type="spellEnd"/>
      <w:r>
        <w:t xml:space="preserve">, Riccardo </w:t>
      </w:r>
      <w:proofErr w:type="spellStart"/>
      <w:r>
        <w:t>Bommarco</w:t>
      </w:r>
      <w:proofErr w:type="spellEnd"/>
      <w:r>
        <w:t xml:space="preserve">, Alexandra M. Klein, Saul A. Cunningham, Marcelo A. Aizen, Virginie </w:t>
      </w:r>
      <w:proofErr w:type="spellStart"/>
      <w:r>
        <w:t>Boreux</w:t>
      </w:r>
      <w:proofErr w:type="spellEnd"/>
      <w:r>
        <w:t xml:space="preserve">, et al. 2015. “Trait Matching of Flower Visitors and Crops Predicts Fruit Set Better than Trait Diversity.” </w:t>
      </w:r>
      <w:r>
        <w:rPr>
          <w:i/>
          <w:iCs/>
        </w:rPr>
        <w:t>Journal of Applied Ecology</w:t>
      </w:r>
      <w:r>
        <w:t xml:space="preserve"> 52 (6): 1436–44. https://doi.org/10.1111/1365-2664.12530.</w:t>
      </w:r>
    </w:p>
    <w:p w14:paraId="58DCF320" w14:textId="77777777" w:rsidR="00C1308C" w:rsidRDefault="00C1308C" w:rsidP="00C1308C">
      <w:pPr>
        <w:pStyle w:val="NormalWeb"/>
        <w:ind w:left="480" w:hanging="480"/>
      </w:pPr>
      <w:r>
        <w:t xml:space="preserve">Newman, Ethan, John Manning, and Bruce Anderson. 2014. “Matching Floral and Pollinator Traits through Guild Convergence and Pollinator Ecotype Formation.” </w:t>
      </w:r>
      <w:r>
        <w:rPr>
          <w:i/>
          <w:iCs/>
        </w:rPr>
        <w:t>Annals of Botany</w:t>
      </w:r>
      <w:r>
        <w:t xml:space="preserve"> 113 (2): 373–84. https://doi.org/10.1093/aob/mct203.</w:t>
      </w:r>
    </w:p>
    <w:p w14:paraId="2F67F6CE" w14:textId="77777777" w:rsidR="00C1308C" w:rsidRDefault="00C1308C" w:rsidP="00C1308C">
      <w:pPr>
        <w:pStyle w:val="NormalWeb"/>
        <w:ind w:left="480" w:hanging="480"/>
      </w:pPr>
      <w:r>
        <w:t xml:space="preserve">Zook, Alexander E., Anna </w:t>
      </w:r>
      <w:proofErr w:type="spellStart"/>
      <w:r>
        <w:t>Eklof</w:t>
      </w:r>
      <w:proofErr w:type="spellEnd"/>
      <w:r>
        <w:t xml:space="preserve">, Ute Jacob, and Stefano </w:t>
      </w:r>
      <w:proofErr w:type="spellStart"/>
      <w:r>
        <w:t>Allesina</w:t>
      </w:r>
      <w:proofErr w:type="spellEnd"/>
      <w:r>
        <w:t xml:space="preserve">. 2011. “Food Webs: Ordering Species According to Body Size Yields High Degree of </w:t>
      </w:r>
      <w:proofErr w:type="spellStart"/>
      <w:r>
        <w:t>Intervality</w:t>
      </w:r>
      <w:proofErr w:type="spellEnd"/>
      <w:r>
        <w:t xml:space="preserve">.” </w:t>
      </w:r>
      <w:r>
        <w:rPr>
          <w:i/>
          <w:iCs/>
        </w:rPr>
        <w:t>Journal of Theoretical Biology</w:t>
      </w:r>
      <w:r>
        <w:t xml:space="preserve"> 271 (1): 106–13. https://doi.org/10.1016/j.jtbi.2010.11.045.</w:t>
      </w:r>
    </w:p>
    <w:p w14:paraId="4274110E" w14:textId="77777777" w:rsidR="00C1308C" w:rsidRDefault="00C1308C" w:rsidP="00C1308C">
      <w:pPr>
        <w:pStyle w:val="NormalWeb"/>
        <w:ind w:left="480" w:hanging="480"/>
      </w:pPr>
      <w:r>
        <w:t xml:space="preserve">Schluter, </w:t>
      </w:r>
      <w:proofErr w:type="spellStart"/>
      <w:r>
        <w:t>Dolph</w:t>
      </w:r>
      <w:proofErr w:type="spellEnd"/>
      <w:r>
        <w:t xml:space="preserve">. 1994. “Experimental Evidence That Predation Promotes Divergence in Adaptive Radiation.” </w:t>
      </w:r>
      <w:r>
        <w:rPr>
          <w:i/>
          <w:iCs/>
        </w:rPr>
        <w:t>Science</w:t>
      </w:r>
      <w:r>
        <w:t xml:space="preserve"> 266: 798–800. https://doi.org/10.1073/pnas.0601575103.</w:t>
      </w:r>
    </w:p>
    <w:p w14:paraId="79BF2637" w14:textId="77777777" w:rsidR="00C1308C" w:rsidRDefault="00C1308C" w:rsidP="00C1308C">
      <w:pPr>
        <w:pStyle w:val="NormalWeb"/>
        <w:ind w:left="480" w:hanging="480"/>
      </w:pPr>
      <w:r>
        <w:t xml:space="preserve">Jonathan Davies, T., Shai </w:t>
      </w:r>
      <w:proofErr w:type="spellStart"/>
      <w:r>
        <w:t>Meiri</w:t>
      </w:r>
      <w:proofErr w:type="spellEnd"/>
      <w:r>
        <w:t xml:space="preserve">, Timothy G. Barraclough, and John L. </w:t>
      </w:r>
      <w:proofErr w:type="spellStart"/>
      <w:r>
        <w:t>Gittleman</w:t>
      </w:r>
      <w:proofErr w:type="spellEnd"/>
      <w:r>
        <w:t xml:space="preserve">. 2007. “Species Co-Existence and Character Divergence across Carnivores.” </w:t>
      </w:r>
      <w:r>
        <w:rPr>
          <w:i/>
          <w:iCs/>
        </w:rPr>
        <w:t>Ecology Letters</w:t>
      </w:r>
      <w:r>
        <w:t xml:space="preserve"> 10 (2): 146–52. https://doi.org/10.1111/j.1461-0248.2006.01005.x.</w:t>
      </w:r>
    </w:p>
    <w:p w14:paraId="352A0DE8" w14:textId="77777777" w:rsidR="00C1308C" w:rsidRDefault="00C1308C" w:rsidP="00C1308C">
      <w:pPr>
        <w:pStyle w:val="NormalWeb"/>
        <w:ind w:left="480" w:hanging="480"/>
      </w:pPr>
      <w:proofErr w:type="spellStart"/>
      <w:r>
        <w:t>Schoener</w:t>
      </w:r>
      <w:proofErr w:type="spellEnd"/>
      <w:r>
        <w:t xml:space="preserve">, Thomas W. 2006. “The Evolution of Bill Size Differences Among Sympatric Congeneric Species of Birds.” </w:t>
      </w:r>
      <w:r>
        <w:rPr>
          <w:i/>
          <w:iCs/>
        </w:rPr>
        <w:t>Evolution</w:t>
      </w:r>
      <w:r>
        <w:t xml:space="preserve"> 19 (2): 189. https://doi.org/10.2307/2406374.</w:t>
      </w:r>
    </w:p>
    <w:p w14:paraId="296455EC" w14:textId="77777777" w:rsidR="00C1308C" w:rsidRDefault="00C1308C" w:rsidP="00C1308C">
      <w:pPr>
        <w:pStyle w:val="NormalWeb"/>
        <w:ind w:left="480" w:hanging="480"/>
      </w:pPr>
      <w:proofErr w:type="spellStart"/>
      <w:r>
        <w:t>McGoey</w:t>
      </w:r>
      <w:proofErr w:type="spellEnd"/>
      <w:r>
        <w:t xml:space="preserve">, </w:t>
      </w:r>
      <w:proofErr w:type="spellStart"/>
      <w:r>
        <w:t>Brechann</w:t>
      </w:r>
      <w:proofErr w:type="spellEnd"/>
      <w:r>
        <w:t xml:space="preserve"> V., and John R. Stinchcombe. 2009. “Interspecific Competition Alters Natural Selection on Shade Avoidance Phenotypes in Impatiens Capensis.” </w:t>
      </w:r>
      <w:r>
        <w:rPr>
          <w:i/>
          <w:iCs/>
        </w:rPr>
        <w:t>New Phytologist</w:t>
      </w:r>
      <w:r>
        <w:t xml:space="preserve"> 183 (3): 880–91. https://doi.org/10.1111/j.1469-8137.2009.02934.x.</w:t>
      </w:r>
    </w:p>
    <w:p w14:paraId="09411402" w14:textId="77777777" w:rsidR="00C1308C" w:rsidRDefault="00C1308C" w:rsidP="00C1308C">
      <w:pPr>
        <w:pStyle w:val="NormalWeb"/>
        <w:ind w:left="480" w:hanging="480"/>
      </w:pPr>
      <w:r>
        <w:t xml:space="preserve">Barton, N. H., A. M. Etheridge, and A. </w:t>
      </w:r>
      <w:proofErr w:type="spellStart"/>
      <w:r>
        <w:t>Véber</w:t>
      </w:r>
      <w:proofErr w:type="spellEnd"/>
      <w:r>
        <w:t xml:space="preserve">. 2017. “The Infinitesimal Model: Definition, Derivation, and Implications.” </w:t>
      </w:r>
      <w:r>
        <w:rPr>
          <w:i/>
          <w:iCs/>
        </w:rPr>
        <w:t>Theoretical Population Biology</w:t>
      </w:r>
      <w:r>
        <w:t xml:space="preserve"> 118: 50–73. https://doi.org/10.1016/j.tpb.2017.06.001.</w:t>
      </w:r>
    </w:p>
    <w:p w14:paraId="20A938F7" w14:textId="77777777" w:rsidR="00C1308C" w:rsidRDefault="00C1308C" w:rsidP="00C1308C">
      <w:pPr>
        <w:pStyle w:val="NormalWeb"/>
        <w:ind w:left="480" w:hanging="480"/>
      </w:pPr>
      <w:r>
        <w:t xml:space="preserve">May, R M. 1972. “Will a Large Complex System Be Stable?” </w:t>
      </w:r>
      <w:r>
        <w:rPr>
          <w:i/>
          <w:iCs/>
        </w:rPr>
        <w:t>Nature</w:t>
      </w:r>
      <w:r>
        <w:t xml:space="preserve"> 238: 413–14. https://doi.org/10.1038/238413a0.</w:t>
      </w:r>
    </w:p>
    <w:p w14:paraId="16FB23F7" w14:textId="77777777" w:rsidR="00C1308C" w:rsidRDefault="00C1308C" w:rsidP="00C1308C">
      <w:pPr>
        <w:pStyle w:val="NormalWeb"/>
        <w:ind w:left="480" w:hanging="480"/>
      </w:pPr>
      <w:r>
        <w:t xml:space="preserve">May, Robert M. 1971. “Stability in Multispecies Community Models.” </w:t>
      </w:r>
      <w:r>
        <w:rPr>
          <w:i/>
          <w:iCs/>
        </w:rPr>
        <w:t>Mathematical Biosciences</w:t>
      </w:r>
      <w:r>
        <w:t xml:space="preserve"> 12 (1–2): 59–79. https://doi.org/10.1016/0025-5564(71)90074-5.</w:t>
      </w:r>
    </w:p>
    <w:p w14:paraId="3B9F721A" w14:textId="77777777" w:rsidR="00C1308C" w:rsidRDefault="00C1308C" w:rsidP="00C1308C">
      <w:pPr>
        <w:pStyle w:val="NormalWeb"/>
        <w:ind w:left="480" w:hanging="480"/>
      </w:pPr>
      <w:proofErr w:type="spellStart"/>
      <w:r>
        <w:t>Nuismer</w:t>
      </w:r>
      <w:proofErr w:type="spellEnd"/>
      <w:r>
        <w:t xml:space="preserve">, Scott L., and Luke J. Harmon. 2015. “Predicting Rates of Interspecific Interaction from Phylogenetic Trees.” </w:t>
      </w:r>
      <w:r>
        <w:rPr>
          <w:i/>
          <w:iCs/>
        </w:rPr>
        <w:t>Ecology Letters</w:t>
      </w:r>
      <w:r>
        <w:t xml:space="preserve"> 18 (1): 17–27. https://doi.org/10.1111/ele.12384.</w:t>
      </w:r>
    </w:p>
    <w:p w14:paraId="6EE93233" w14:textId="77777777" w:rsidR="00C1308C" w:rsidRDefault="00C1308C" w:rsidP="00C1308C">
      <w:pPr>
        <w:pStyle w:val="NormalWeb"/>
        <w:ind w:left="480" w:hanging="480"/>
      </w:pPr>
      <w:proofErr w:type="spellStart"/>
      <w:r>
        <w:lastRenderedPageBreak/>
        <w:t>Roughgarden</w:t>
      </w:r>
      <w:proofErr w:type="spellEnd"/>
      <w:r>
        <w:t xml:space="preserve">, Jonathan. 1976. “Resource Partitioning among Competing Species-A Coevolutionary Approach.” </w:t>
      </w:r>
      <w:r>
        <w:rPr>
          <w:i/>
          <w:iCs/>
        </w:rPr>
        <w:t>Theoretical Population Biology</w:t>
      </w:r>
      <w:r>
        <w:t xml:space="preserve"> 9 (3): 388–424. https://doi.org/10.1016/0040-5809(76)90054-X.</w:t>
      </w:r>
    </w:p>
    <w:p w14:paraId="0337B7CE" w14:textId="77777777" w:rsidR="00C1308C" w:rsidRDefault="00C1308C" w:rsidP="00C1308C">
      <w:pPr>
        <w:pStyle w:val="NormalWeb"/>
        <w:ind w:left="480" w:hanging="480"/>
      </w:pPr>
      <w:proofErr w:type="spellStart"/>
      <w:r>
        <w:t>Roughgarden</w:t>
      </w:r>
      <w:proofErr w:type="spellEnd"/>
      <w:r>
        <w:t xml:space="preserve">, Jonathan. 1983. “Competition and Theory in Community Ecology.” </w:t>
      </w:r>
      <w:r>
        <w:rPr>
          <w:i/>
          <w:iCs/>
        </w:rPr>
        <w:t>The American Naturalist</w:t>
      </w:r>
      <w:r>
        <w:t xml:space="preserve"> 122 (5): 583–601.</w:t>
      </w:r>
    </w:p>
    <w:p w14:paraId="0B931542" w14:textId="77777777" w:rsidR="00C1308C" w:rsidRDefault="00C1308C" w:rsidP="00C1308C">
      <w:pPr>
        <w:pStyle w:val="NormalWeb"/>
        <w:ind w:left="480" w:hanging="480"/>
      </w:pPr>
      <w:r>
        <w:t xml:space="preserve">Taper, Mark L., and Ted J Case. 1985. “Quantitative Genetic Models for the Coevolution of Character Displacement.” </w:t>
      </w:r>
      <w:r>
        <w:rPr>
          <w:i/>
          <w:iCs/>
        </w:rPr>
        <w:t>Ecology</w:t>
      </w:r>
      <w:r>
        <w:t xml:space="preserve"> 66 (2): 355–71.</w:t>
      </w:r>
    </w:p>
    <w:p w14:paraId="24A33A08" w14:textId="77777777" w:rsidR="00C1308C" w:rsidRDefault="00C1308C" w:rsidP="00C1308C">
      <w:pPr>
        <w:pStyle w:val="NormalWeb"/>
        <w:ind w:left="480" w:hanging="480"/>
      </w:pPr>
      <w:proofErr w:type="spellStart"/>
      <w:r>
        <w:t>Barabás</w:t>
      </w:r>
      <w:proofErr w:type="spellEnd"/>
      <w:r>
        <w:t xml:space="preserve">, </w:t>
      </w:r>
      <w:proofErr w:type="spellStart"/>
      <w:r>
        <w:t>György</w:t>
      </w:r>
      <w:proofErr w:type="spellEnd"/>
      <w:r>
        <w:t xml:space="preserve">, and Rafael </w:t>
      </w:r>
      <w:proofErr w:type="spellStart"/>
      <w:r>
        <w:t>D’Andrea</w:t>
      </w:r>
      <w:proofErr w:type="spellEnd"/>
      <w:r>
        <w:t xml:space="preserve">. 2016. “The Effect of Intraspecific Variation and Heritability on Community Pattern and Robustness.” </w:t>
      </w:r>
      <w:r>
        <w:rPr>
          <w:i/>
          <w:iCs/>
        </w:rPr>
        <w:t>Ecology Letters</w:t>
      </w:r>
      <w:r>
        <w:t xml:space="preserve"> 19 (8): 977–86. https://doi.org/10.1111/ele.12636.</w:t>
      </w:r>
    </w:p>
    <w:p w14:paraId="24F60018" w14:textId="77777777" w:rsidR="00C1308C" w:rsidRDefault="00C1308C" w:rsidP="00C1308C">
      <w:pPr>
        <w:pStyle w:val="NormalWeb"/>
        <w:ind w:left="480" w:hanging="480"/>
      </w:pPr>
      <w:proofErr w:type="spellStart"/>
      <w:r>
        <w:t>D’Andrea</w:t>
      </w:r>
      <w:proofErr w:type="spellEnd"/>
      <w:r>
        <w:t xml:space="preserve">, Rafael, and Annette </w:t>
      </w:r>
      <w:proofErr w:type="spellStart"/>
      <w:r>
        <w:t>Ostling</w:t>
      </w:r>
      <w:proofErr w:type="spellEnd"/>
      <w:r>
        <w:t xml:space="preserve">. 2016. “Challenges in Linking Trait Patterns to Niche Differentiation.” </w:t>
      </w:r>
      <w:r>
        <w:rPr>
          <w:i/>
          <w:iCs/>
        </w:rPr>
        <w:t>Oikos</w:t>
      </w:r>
      <w:r>
        <w:t xml:space="preserve"> 125 (10): 1369–85. https://doi.org/10.1111/oik.02979.</w:t>
      </w:r>
    </w:p>
    <w:p w14:paraId="0C6E4FFB" w14:textId="77777777" w:rsidR="00C1308C" w:rsidRDefault="00C1308C" w:rsidP="00C1308C">
      <w:pPr>
        <w:pStyle w:val="NormalWeb"/>
        <w:ind w:left="480" w:hanging="480"/>
      </w:pPr>
      <w:r>
        <w:t xml:space="preserve">Terhorst, C. P. 2011. “Experimental Evolution of Protozoan Traits in Response to Interspecific Competition.” </w:t>
      </w:r>
      <w:r>
        <w:rPr>
          <w:i/>
          <w:iCs/>
        </w:rPr>
        <w:t>Journal of Evolutionary Biology</w:t>
      </w:r>
      <w:r>
        <w:t xml:space="preserve"> 24 (1): 36–46. https://doi.org/10.1111/j.1420-9101.2010.02140.x.</w:t>
      </w:r>
    </w:p>
    <w:p w14:paraId="7EFF154D" w14:textId="77777777" w:rsidR="00C1308C" w:rsidRDefault="00C1308C" w:rsidP="00C1308C">
      <w:pPr>
        <w:pStyle w:val="NormalWeb"/>
        <w:ind w:left="480" w:hanging="480"/>
      </w:pPr>
      <w:proofErr w:type="spellStart"/>
      <w:r>
        <w:t>Moré</w:t>
      </w:r>
      <w:proofErr w:type="spellEnd"/>
      <w:r>
        <w:t>, Marcela, Felipe W. Amorim, Santiago Benitez-</w:t>
      </w:r>
      <w:proofErr w:type="spellStart"/>
      <w:r>
        <w:t>Vieyra</w:t>
      </w:r>
      <w:proofErr w:type="spellEnd"/>
      <w:r>
        <w:t xml:space="preserve">, A. Martin Medina, </w:t>
      </w:r>
      <w:proofErr w:type="spellStart"/>
      <w:r>
        <w:t>Marlies</w:t>
      </w:r>
      <w:proofErr w:type="spellEnd"/>
      <w:r>
        <w:t xml:space="preserve"> </w:t>
      </w:r>
      <w:proofErr w:type="spellStart"/>
      <w:r>
        <w:t>Sazima</w:t>
      </w:r>
      <w:proofErr w:type="spellEnd"/>
      <w:r>
        <w:t xml:space="preserve">, and Andrea A. </w:t>
      </w:r>
      <w:proofErr w:type="spellStart"/>
      <w:r>
        <w:t>Cocucci</w:t>
      </w:r>
      <w:proofErr w:type="spellEnd"/>
      <w:r>
        <w:t xml:space="preserve">. 2012. “Armament Imbalances: Match and Mismatch in Plant-Pollinator Traits of Highly Specialized Long-Spurred Orchids.” </w:t>
      </w:r>
      <w:proofErr w:type="spellStart"/>
      <w:r>
        <w:rPr>
          <w:i/>
          <w:iCs/>
        </w:rPr>
        <w:t>PLoS</w:t>
      </w:r>
      <w:proofErr w:type="spellEnd"/>
      <w:r>
        <w:rPr>
          <w:i/>
          <w:iCs/>
        </w:rPr>
        <w:t xml:space="preserve"> ONE</w:t>
      </w:r>
      <w:r>
        <w:t xml:space="preserve"> 7 (7). https://doi.org/10.1371/journal.pone.0041878.</w:t>
      </w:r>
    </w:p>
    <w:p w14:paraId="1AE12D9D" w14:textId="77777777" w:rsidR="00C1308C" w:rsidRDefault="00C1308C" w:rsidP="00C1308C">
      <w:pPr>
        <w:pStyle w:val="NormalWeb"/>
        <w:ind w:left="480" w:hanging="480"/>
      </w:pPr>
      <w:proofErr w:type="spellStart"/>
      <w:r>
        <w:t>Chalcraft</w:t>
      </w:r>
      <w:proofErr w:type="spellEnd"/>
      <w:r>
        <w:t xml:space="preserve">, David R., and William J. </w:t>
      </w:r>
      <w:proofErr w:type="spellStart"/>
      <w:r>
        <w:t>Resetarits</w:t>
      </w:r>
      <w:proofErr w:type="spellEnd"/>
      <w:r>
        <w:t xml:space="preserve">. 2003. “Predator Identity and Ecological Impacts: Functional Redundancy or Functional Diversity?” </w:t>
      </w:r>
      <w:r>
        <w:rPr>
          <w:i/>
          <w:iCs/>
        </w:rPr>
        <w:t>Ecology</w:t>
      </w:r>
      <w:r>
        <w:t xml:space="preserve"> 84 (9): 2407–18. https://doi.org/10.1890/02-0550.</w:t>
      </w:r>
    </w:p>
    <w:p w14:paraId="4B9F9ADA" w14:textId="77777777" w:rsidR="00C1308C" w:rsidRDefault="00C1308C" w:rsidP="00C1308C">
      <w:pPr>
        <w:pStyle w:val="NormalWeb"/>
        <w:ind w:left="480" w:hanging="480"/>
      </w:pPr>
      <w:r>
        <w:t xml:space="preserve">Marti, Carl D, Karen </w:t>
      </w:r>
      <w:proofErr w:type="spellStart"/>
      <w:r>
        <w:t>Steenhof</w:t>
      </w:r>
      <w:proofErr w:type="spellEnd"/>
      <w:r>
        <w:t xml:space="preserve">, Michael N </w:t>
      </w:r>
      <w:proofErr w:type="spellStart"/>
      <w:r>
        <w:t>Kochert</w:t>
      </w:r>
      <w:proofErr w:type="spellEnd"/>
      <w:r>
        <w:t xml:space="preserve">, and Jeffrey S Marks. 1993. “Community Trophic </w:t>
      </w:r>
      <w:proofErr w:type="gramStart"/>
      <w:r>
        <w:t>Structure :</w:t>
      </w:r>
      <w:proofErr w:type="gramEnd"/>
      <w:r>
        <w:t xml:space="preserve"> The Roles of Diet , Body Size , and Activity Time in Vertebrate Predators.” </w:t>
      </w:r>
      <w:r>
        <w:rPr>
          <w:i/>
          <w:iCs/>
        </w:rPr>
        <w:t>Oikos</w:t>
      </w:r>
      <w:r>
        <w:t xml:space="preserve"> 67 (1): 6–18.</w:t>
      </w:r>
    </w:p>
    <w:p w14:paraId="45048D96" w14:textId="77777777" w:rsidR="00C1308C" w:rsidRDefault="00C1308C" w:rsidP="00C1308C">
      <w:pPr>
        <w:pStyle w:val="NormalWeb"/>
        <w:ind w:left="480" w:hanging="480"/>
      </w:pPr>
      <w:proofErr w:type="spellStart"/>
      <w:r>
        <w:t>Leimar</w:t>
      </w:r>
      <w:proofErr w:type="spellEnd"/>
      <w:r>
        <w:t xml:space="preserve">, Olof, Akira Sasaki, Michael </w:t>
      </w:r>
      <w:proofErr w:type="spellStart"/>
      <w:r>
        <w:t>Doebeli</w:t>
      </w:r>
      <w:proofErr w:type="spellEnd"/>
      <w:r>
        <w:t xml:space="preserve">, and Ulf </w:t>
      </w:r>
      <w:proofErr w:type="spellStart"/>
      <w:r>
        <w:t>Dieckmann</w:t>
      </w:r>
      <w:proofErr w:type="spellEnd"/>
      <w:r>
        <w:t xml:space="preserve">. 2013. “Limiting Similarity, Species Packing, and the Shape of Competition Kernels.” </w:t>
      </w:r>
      <w:r>
        <w:rPr>
          <w:i/>
          <w:iCs/>
        </w:rPr>
        <w:t>Journal of Theoretical Biology</w:t>
      </w:r>
      <w:r>
        <w:t xml:space="preserve"> 339: 3–13. https://doi.org/10.1016/j.jtbi.2013.08.005.</w:t>
      </w:r>
    </w:p>
    <w:p w14:paraId="5AB89F03" w14:textId="77777777" w:rsidR="00C1308C" w:rsidRDefault="00C1308C" w:rsidP="00C1308C">
      <w:pPr>
        <w:pStyle w:val="NormalWeb"/>
        <w:ind w:left="480" w:hanging="480"/>
      </w:pPr>
      <w:proofErr w:type="spellStart"/>
      <w:r>
        <w:t>Roughgarden</w:t>
      </w:r>
      <w:proofErr w:type="spellEnd"/>
      <w:r>
        <w:t xml:space="preserve">, Jonathan. 1974. “Species Packing and the Competition Function with Illustrations from Coral Reef Fish.” </w:t>
      </w:r>
      <w:r>
        <w:rPr>
          <w:i/>
          <w:iCs/>
        </w:rPr>
        <w:t>Theoretical Population Biology</w:t>
      </w:r>
      <w:r>
        <w:t xml:space="preserve"> 5 (2): 163–86. https://doi.org/10.1016/0040-5809(74)90039-2.</w:t>
      </w:r>
    </w:p>
    <w:p w14:paraId="77B92907" w14:textId="77777777" w:rsidR="00C1308C" w:rsidRDefault="00C1308C" w:rsidP="00C1308C">
      <w:pPr>
        <w:pStyle w:val="NormalWeb"/>
        <w:ind w:left="480" w:hanging="480"/>
      </w:pPr>
      <w:proofErr w:type="spellStart"/>
      <w:r>
        <w:t>Scheffer</w:t>
      </w:r>
      <w:proofErr w:type="spellEnd"/>
      <w:r>
        <w:t xml:space="preserve">, Marten, and Egbert H. Van </w:t>
      </w:r>
      <w:proofErr w:type="spellStart"/>
      <w:r>
        <w:t>Nes</w:t>
      </w:r>
      <w:proofErr w:type="spellEnd"/>
      <w:r>
        <w:t xml:space="preserve">. 2006. “Self-Organized Similarity, the Evolutionary Emergence of Groups of Similar Species.” </w:t>
      </w:r>
      <w:r>
        <w:rPr>
          <w:i/>
          <w:iCs/>
        </w:rPr>
        <w:t>Proceedings of the National Academy of Sciences of the United States of America</w:t>
      </w:r>
      <w:r>
        <w:t xml:space="preserve"> 103 (16): 6230–35. https://doi.org/10.1073/pnas.0508024103.</w:t>
      </w:r>
    </w:p>
    <w:p w14:paraId="1567E3D0" w14:textId="77777777" w:rsidR="00C1308C" w:rsidRDefault="00C1308C" w:rsidP="00C1308C">
      <w:pPr>
        <w:pStyle w:val="NormalWeb"/>
        <w:ind w:left="480" w:hanging="480"/>
      </w:pPr>
      <w:r>
        <w:t xml:space="preserve">Connell, Joseph H. 1980. “Diversity and the Coevolution of </w:t>
      </w:r>
      <w:proofErr w:type="gramStart"/>
      <w:r>
        <w:t>Competitors ,</w:t>
      </w:r>
      <w:proofErr w:type="gramEnd"/>
      <w:r>
        <w:t xml:space="preserve"> or the Ghost of Competition Past.” </w:t>
      </w:r>
      <w:r>
        <w:rPr>
          <w:i/>
          <w:iCs/>
        </w:rPr>
        <w:t>Oikos</w:t>
      </w:r>
      <w:r>
        <w:t xml:space="preserve"> 35 (2): 131–38.</w:t>
      </w:r>
    </w:p>
    <w:p w14:paraId="2ADBF90C" w14:textId="77777777" w:rsidR="00C36704" w:rsidRPr="00AE1BCF" w:rsidRDefault="00C36704" w:rsidP="00AB629B">
      <w:pPr>
        <w:spacing w:before="120" w:after="120"/>
        <w:rPr>
          <w:rFonts w:ascii="Times New Roman" w:hAnsi="Times New Roman" w:cs="Times New Roman"/>
          <w:sz w:val="24"/>
          <w:szCs w:val="24"/>
        </w:rPr>
      </w:pPr>
    </w:p>
    <w:p w14:paraId="777BE326" w14:textId="3E02FDB9" w:rsidR="009D3C8E" w:rsidRPr="00AE1BCF" w:rsidRDefault="009D3C8E" w:rsidP="00AB629B">
      <w:pPr>
        <w:spacing w:before="120" w:after="120"/>
        <w:rPr>
          <w:rFonts w:ascii="Times New Roman" w:hAnsi="Times New Roman" w:cs="Times New Roman"/>
          <w:sz w:val="24"/>
          <w:szCs w:val="24"/>
        </w:rPr>
      </w:pPr>
    </w:p>
    <w:p w14:paraId="13CC6FFC" w14:textId="77777777" w:rsidR="009D3C8E" w:rsidRPr="00AE1BCF" w:rsidRDefault="009D3C8E" w:rsidP="00AB629B">
      <w:pPr>
        <w:spacing w:before="120" w:after="120"/>
        <w:rPr>
          <w:rFonts w:ascii="Times New Roman" w:hAnsi="Times New Roman" w:cs="Times New Roman"/>
          <w:lang w:val="en-US"/>
        </w:rPr>
      </w:pPr>
    </w:p>
    <w:p w14:paraId="3F067399" w14:textId="47678CE1" w:rsidR="00904B12" w:rsidRPr="00AE1BCF" w:rsidRDefault="00904B12" w:rsidP="00AB629B">
      <w:pPr>
        <w:spacing w:before="120" w:after="120"/>
        <w:rPr>
          <w:rFonts w:ascii="Times New Roman" w:hAnsi="Times New Roman" w:cs="Times New Roman"/>
          <w:sz w:val="24"/>
          <w:szCs w:val="24"/>
          <w:lang w:val="en-US"/>
        </w:rPr>
      </w:pPr>
    </w:p>
    <w:p w14:paraId="48EECB24" w14:textId="66FD0A45" w:rsidR="00FB4174" w:rsidRPr="00AE1BCF" w:rsidRDefault="00E87884" w:rsidP="00AB629B">
      <w:pPr>
        <w:spacing w:before="120" w:after="120"/>
        <w:rPr>
          <w:rFonts w:ascii="Times New Roman" w:hAnsi="Times New Roman" w:cs="Times New Roman"/>
          <w:sz w:val="24"/>
          <w:szCs w:val="24"/>
          <w:lang w:val="en-US"/>
        </w:rPr>
      </w:pPr>
      <w:r w:rsidRPr="00AE1BCF">
        <w:rPr>
          <w:rFonts w:ascii="Times New Roman" w:hAnsi="Times New Roman" w:cs="Times New Roman"/>
          <w:sz w:val="24"/>
          <w:szCs w:val="24"/>
          <w:lang w:val="en-US"/>
        </w:rPr>
        <w:t xml:space="preserve">    </w:t>
      </w:r>
    </w:p>
    <w:sectPr w:rsidR="00FB4174" w:rsidRPr="00AE1BCF" w:rsidSect="00AB629B">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0" w:author="mihir umarani" w:date="2021-02-10T08:36:00Z" w:initials="mu">
    <w:p w14:paraId="05394FAF" w14:textId="0CC41E22" w:rsidR="00555C45" w:rsidRDefault="00555C45">
      <w:pPr>
        <w:pStyle w:val="CommentText"/>
      </w:pPr>
      <w:r>
        <w:rPr>
          <w:rStyle w:val="CommentReference"/>
        </w:rPr>
        <w:annotationRef/>
      </w:r>
      <w:r>
        <w:t>These are the short-term(</w:t>
      </w:r>
      <w:proofErr w:type="spellStart"/>
      <w:r>
        <w:t>ish</w:t>
      </w:r>
      <w:proofErr w:type="spellEnd"/>
      <w:r>
        <w:t xml:space="preserve">) dynamic results. Should I mention something about the final steady state for both the models (without </w:t>
      </w:r>
      <w:proofErr w:type="gramStart"/>
      <w:r>
        <w:t>actually showing</w:t>
      </w:r>
      <w:proofErr w:type="gramEnd"/>
      <w:r>
        <w:t xml:space="preserve"> the 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5394F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E19AA" w16cex:dateUtc="2021-02-10T13: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5394FAF" w16cid:durableId="23CE19A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455F64" w14:textId="77777777" w:rsidR="004B0DE6" w:rsidRDefault="004B0DE6" w:rsidP="00C47798">
      <w:pPr>
        <w:spacing w:after="0" w:line="240" w:lineRule="auto"/>
      </w:pPr>
      <w:r>
        <w:separator/>
      </w:r>
    </w:p>
  </w:endnote>
  <w:endnote w:type="continuationSeparator" w:id="0">
    <w:p w14:paraId="7F12244D" w14:textId="77777777" w:rsidR="004B0DE6" w:rsidRDefault="004B0DE6" w:rsidP="00C47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288076" w14:textId="77777777" w:rsidR="004B0DE6" w:rsidRDefault="004B0DE6" w:rsidP="00C47798">
      <w:pPr>
        <w:spacing w:after="0" w:line="240" w:lineRule="auto"/>
      </w:pPr>
      <w:r>
        <w:separator/>
      </w:r>
    </w:p>
  </w:footnote>
  <w:footnote w:type="continuationSeparator" w:id="0">
    <w:p w14:paraId="5567FAA5" w14:textId="77777777" w:rsidR="004B0DE6" w:rsidRDefault="004B0DE6" w:rsidP="00C477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BEB5530"/>
    <w:multiLevelType w:val="hybridMultilevel"/>
    <w:tmpl w:val="B23ADEB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3A25B8D"/>
    <w:multiLevelType w:val="hybridMultilevel"/>
    <w:tmpl w:val="EA2C48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72F0BA3"/>
    <w:multiLevelType w:val="hybridMultilevel"/>
    <w:tmpl w:val="3DFA2990"/>
    <w:lvl w:ilvl="0" w:tplc="E9D8A650">
      <w:start w:val="1"/>
      <w:numFmt w:val="decimal"/>
      <w:lvlText w:val="%1."/>
      <w:lvlJc w:val="left"/>
      <w:pPr>
        <w:tabs>
          <w:tab w:val="num" w:pos="720"/>
        </w:tabs>
        <w:ind w:left="720" w:hanging="360"/>
      </w:pPr>
    </w:lvl>
    <w:lvl w:ilvl="1" w:tplc="DD083B82" w:tentative="1">
      <w:start w:val="1"/>
      <w:numFmt w:val="decimal"/>
      <w:lvlText w:val="%2."/>
      <w:lvlJc w:val="left"/>
      <w:pPr>
        <w:tabs>
          <w:tab w:val="num" w:pos="1440"/>
        </w:tabs>
        <w:ind w:left="1440" w:hanging="360"/>
      </w:pPr>
    </w:lvl>
    <w:lvl w:ilvl="2" w:tplc="702A9EAA" w:tentative="1">
      <w:start w:val="1"/>
      <w:numFmt w:val="decimal"/>
      <w:lvlText w:val="%3."/>
      <w:lvlJc w:val="left"/>
      <w:pPr>
        <w:tabs>
          <w:tab w:val="num" w:pos="2160"/>
        </w:tabs>
        <w:ind w:left="2160" w:hanging="360"/>
      </w:pPr>
    </w:lvl>
    <w:lvl w:ilvl="3" w:tplc="7284A1D2" w:tentative="1">
      <w:start w:val="1"/>
      <w:numFmt w:val="decimal"/>
      <w:lvlText w:val="%4."/>
      <w:lvlJc w:val="left"/>
      <w:pPr>
        <w:tabs>
          <w:tab w:val="num" w:pos="2880"/>
        </w:tabs>
        <w:ind w:left="2880" w:hanging="360"/>
      </w:pPr>
    </w:lvl>
    <w:lvl w:ilvl="4" w:tplc="659C7B14" w:tentative="1">
      <w:start w:val="1"/>
      <w:numFmt w:val="decimal"/>
      <w:lvlText w:val="%5."/>
      <w:lvlJc w:val="left"/>
      <w:pPr>
        <w:tabs>
          <w:tab w:val="num" w:pos="3600"/>
        </w:tabs>
        <w:ind w:left="3600" w:hanging="360"/>
      </w:pPr>
    </w:lvl>
    <w:lvl w:ilvl="5" w:tplc="24EE2848" w:tentative="1">
      <w:start w:val="1"/>
      <w:numFmt w:val="decimal"/>
      <w:lvlText w:val="%6."/>
      <w:lvlJc w:val="left"/>
      <w:pPr>
        <w:tabs>
          <w:tab w:val="num" w:pos="4320"/>
        </w:tabs>
        <w:ind w:left="4320" w:hanging="360"/>
      </w:pPr>
    </w:lvl>
    <w:lvl w:ilvl="6" w:tplc="DAA6BEF4" w:tentative="1">
      <w:start w:val="1"/>
      <w:numFmt w:val="decimal"/>
      <w:lvlText w:val="%7."/>
      <w:lvlJc w:val="left"/>
      <w:pPr>
        <w:tabs>
          <w:tab w:val="num" w:pos="5040"/>
        </w:tabs>
        <w:ind w:left="5040" w:hanging="360"/>
      </w:pPr>
    </w:lvl>
    <w:lvl w:ilvl="7" w:tplc="477027CC" w:tentative="1">
      <w:start w:val="1"/>
      <w:numFmt w:val="decimal"/>
      <w:lvlText w:val="%8."/>
      <w:lvlJc w:val="left"/>
      <w:pPr>
        <w:tabs>
          <w:tab w:val="num" w:pos="5760"/>
        </w:tabs>
        <w:ind w:left="5760" w:hanging="360"/>
      </w:pPr>
    </w:lvl>
    <w:lvl w:ilvl="8" w:tplc="05C0ED00" w:tentative="1">
      <w:start w:val="1"/>
      <w:numFmt w:val="decimal"/>
      <w:lvlText w:val="%9."/>
      <w:lvlJc w:val="left"/>
      <w:pPr>
        <w:tabs>
          <w:tab w:val="num" w:pos="6480"/>
        </w:tabs>
        <w:ind w:left="6480" w:hanging="360"/>
      </w:pPr>
    </w:lvl>
  </w:abstractNum>
  <w:abstractNum w:abstractNumId="3" w15:restartNumberingAfterBreak="0">
    <w:nsid w:val="4E9F696F"/>
    <w:multiLevelType w:val="hybridMultilevel"/>
    <w:tmpl w:val="07EC4622"/>
    <w:lvl w:ilvl="0" w:tplc="E236F3E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2D4E2D"/>
    <w:multiLevelType w:val="hybridMultilevel"/>
    <w:tmpl w:val="5DC85F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5B02BB2"/>
    <w:multiLevelType w:val="hybridMultilevel"/>
    <w:tmpl w:val="A0BA9F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1"/>
  </w:num>
  <w:num w:numId="5">
    <w:abstractNumId w:val="0"/>
  </w:num>
  <w:num w:numId="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phen Baines">
    <w15:presenceInfo w15:providerId="Windows Live" w15:userId="d1f531b7e428f036"/>
  </w15:person>
  <w15:person w15:author="mihir umarani">
    <w15:presenceInfo w15:providerId="Windows Live" w15:userId="d94e6ba55e942e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AEE"/>
    <w:rsid w:val="00016B02"/>
    <w:rsid w:val="00027DCB"/>
    <w:rsid w:val="00031A71"/>
    <w:rsid w:val="000423B2"/>
    <w:rsid w:val="000436A4"/>
    <w:rsid w:val="00050518"/>
    <w:rsid w:val="00051110"/>
    <w:rsid w:val="000517A6"/>
    <w:rsid w:val="0006408E"/>
    <w:rsid w:val="00072BC6"/>
    <w:rsid w:val="00077498"/>
    <w:rsid w:val="00083F41"/>
    <w:rsid w:val="000C0631"/>
    <w:rsid w:val="000C2FC3"/>
    <w:rsid w:val="000C5701"/>
    <w:rsid w:val="000D0E55"/>
    <w:rsid w:val="000F054F"/>
    <w:rsid w:val="000F0754"/>
    <w:rsid w:val="000F4134"/>
    <w:rsid w:val="001349FD"/>
    <w:rsid w:val="00135684"/>
    <w:rsid w:val="0014366B"/>
    <w:rsid w:val="00143B82"/>
    <w:rsid w:val="0014568A"/>
    <w:rsid w:val="0015672B"/>
    <w:rsid w:val="00167787"/>
    <w:rsid w:val="00174048"/>
    <w:rsid w:val="001B3362"/>
    <w:rsid w:val="001C210F"/>
    <w:rsid w:val="001C46F4"/>
    <w:rsid w:val="001D1F46"/>
    <w:rsid w:val="001D48FC"/>
    <w:rsid w:val="001D7532"/>
    <w:rsid w:val="001E54E4"/>
    <w:rsid w:val="001F3A2E"/>
    <w:rsid w:val="001F623D"/>
    <w:rsid w:val="001F708B"/>
    <w:rsid w:val="00203CE2"/>
    <w:rsid w:val="00221A8B"/>
    <w:rsid w:val="002238C9"/>
    <w:rsid w:val="00240138"/>
    <w:rsid w:val="00244B40"/>
    <w:rsid w:val="00250B7C"/>
    <w:rsid w:val="00260CD9"/>
    <w:rsid w:val="00275BFA"/>
    <w:rsid w:val="00281127"/>
    <w:rsid w:val="0029380E"/>
    <w:rsid w:val="002A53A1"/>
    <w:rsid w:val="002A5EF6"/>
    <w:rsid w:val="002A6A62"/>
    <w:rsid w:val="002A7632"/>
    <w:rsid w:val="002B77F7"/>
    <w:rsid w:val="002C12E8"/>
    <w:rsid w:val="002C166D"/>
    <w:rsid w:val="002D53A5"/>
    <w:rsid w:val="002E3E69"/>
    <w:rsid w:val="002F2E2D"/>
    <w:rsid w:val="00316208"/>
    <w:rsid w:val="00324810"/>
    <w:rsid w:val="003317FC"/>
    <w:rsid w:val="003374FE"/>
    <w:rsid w:val="00342221"/>
    <w:rsid w:val="00346577"/>
    <w:rsid w:val="00353AD0"/>
    <w:rsid w:val="0035506B"/>
    <w:rsid w:val="003609A5"/>
    <w:rsid w:val="00383065"/>
    <w:rsid w:val="003838A9"/>
    <w:rsid w:val="003900DD"/>
    <w:rsid w:val="003A5B89"/>
    <w:rsid w:val="003E4452"/>
    <w:rsid w:val="003F1C25"/>
    <w:rsid w:val="003F3469"/>
    <w:rsid w:val="003F44F3"/>
    <w:rsid w:val="003F633F"/>
    <w:rsid w:val="00401A2A"/>
    <w:rsid w:val="00411707"/>
    <w:rsid w:val="00417EBD"/>
    <w:rsid w:val="00423547"/>
    <w:rsid w:val="00431574"/>
    <w:rsid w:val="00436562"/>
    <w:rsid w:val="00441321"/>
    <w:rsid w:val="00471F48"/>
    <w:rsid w:val="00477E35"/>
    <w:rsid w:val="00482341"/>
    <w:rsid w:val="0048498D"/>
    <w:rsid w:val="004B0DE6"/>
    <w:rsid w:val="004B68D4"/>
    <w:rsid w:val="004C4679"/>
    <w:rsid w:val="004D58F3"/>
    <w:rsid w:val="004E7DC0"/>
    <w:rsid w:val="004F4890"/>
    <w:rsid w:val="004F66F4"/>
    <w:rsid w:val="00511AC7"/>
    <w:rsid w:val="00512A2D"/>
    <w:rsid w:val="0051740E"/>
    <w:rsid w:val="00527A9C"/>
    <w:rsid w:val="00535FCE"/>
    <w:rsid w:val="00554203"/>
    <w:rsid w:val="00554877"/>
    <w:rsid w:val="00555C45"/>
    <w:rsid w:val="0056114C"/>
    <w:rsid w:val="00580DB8"/>
    <w:rsid w:val="00590845"/>
    <w:rsid w:val="005B0089"/>
    <w:rsid w:val="005B4106"/>
    <w:rsid w:val="005B6784"/>
    <w:rsid w:val="005D5296"/>
    <w:rsid w:val="005D6C4C"/>
    <w:rsid w:val="005E4B14"/>
    <w:rsid w:val="005E4D34"/>
    <w:rsid w:val="005F212A"/>
    <w:rsid w:val="00636EE8"/>
    <w:rsid w:val="00637641"/>
    <w:rsid w:val="00650B8E"/>
    <w:rsid w:val="00663F92"/>
    <w:rsid w:val="00664363"/>
    <w:rsid w:val="00686100"/>
    <w:rsid w:val="006B3DE6"/>
    <w:rsid w:val="006D3956"/>
    <w:rsid w:val="006F0A66"/>
    <w:rsid w:val="0070649E"/>
    <w:rsid w:val="00706985"/>
    <w:rsid w:val="00715E23"/>
    <w:rsid w:val="00741FA7"/>
    <w:rsid w:val="00751AAF"/>
    <w:rsid w:val="007615C2"/>
    <w:rsid w:val="00763174"/>
    <w:rsid w:val="00766A05"/>
    <w:rsid w:val="00770549"/>
    <w:rsid w:val="00775E7D"/>
    <w:rsid w:val="00791503"/>
    <w:rsid w:val="00791CFE"/>
    <w:rsid w:val="0079522F"/>
    <w:rsid w:val="007B65FD"/>
    <w:rsid w:val="007C0371"/>
    <w:rsid w:val="007C31E4"/>
    <w:rsid w:val="007D2138"/>
    <w:rsid w:val="007D2E29"/>
    <w:rsid w:val="007E1A17"/>
    <w:rsid w:val="007E5BBF"/>
    <w:rsid w:val="007F0A05"/>
    <w:rsid w:val="007F2123"/>
    <w:rsid w:val="00804D6E"/>
    <w:rsid w:val="00805C21"/>
    <w:rsid w:val="008173F9"/>
    <w:rsid w:val="0083261E"/>
    <w:rsid w:val="00861288"/>
    <w:rsid w:val="008732AD"/>
    <w:rsid w:val="00873C93"/>
    <w:rsid w:val="00896F85"/>
    <w:rsid w:val="008B6DFF"/>
    <w:rsid w:val="008B6F15"/>
    <w:rsid w:val="008C4D09"/>
    <w:rsid w:val="008D2209"/>
    <w:rsid w:val="008E5DD0"/>
    <w:rsid w:val="00904B12"/>
    <w:rsid w:val="00922CE9"/>
    <w:rsid w:val="00927E7D"/>
    <w:rsid w:val="009306BF"/>
    <w:rsid w:val="009426EC"/>
    <w:rsid w:val="009441C9"/>
    <w:rsid w:val="00945F23"/>
    <w:rsid w:val="009561E6"/>
    <w:rsid w:val="0097360B"/>
    <w:rsid w:val="009876DA"/>
    <w:rsid w:val="00995E8B"/>
    <w:rsid w:val="009A23CB"/>
    <w:rsid w:val="009A6E7D"/>
    <w:rsid w:val="009B1128"/>
    <w:rsid w:val="009B6ECF"/>
    <w:rsid w:val="009D1B52"/>
    <w:rsid w:val="009D3C8E"/>
    <w:rsid w:val="009D7D4A"/>
    <w:rsid w:val="009E4F0C"/>
    <w:rsid w:val="009E52E3"/>
    <w:rsid w:val="009F65C5"/>
    <w:rsid w:val="00A032D6"/>
    <w:rsid w:val="00A06DAA"/>
    <w:rsid w:val="00A2602A"/>
    <w:rsid w:val="00A35E5C"/>
    <w:rsid w:val="00A36632"/>
    <w:rsid w:val="00A402BB"/>
    <w:rsid w:val="00A46C31"/>
    <w:rsid w:val="00A71717"/>
    <w:rsid w:val="00A7313B"/>
    <w:rsid w:val="00A8173E"/>
    <w:rsid w:val="00A907C7"/>
    <w:rsid w:val="00AA1DF6"/>
    <w:rsid w:val="00AB0D7D"/>
    <w:rsid w:val="00AB629B"/>
    <w:rsid w:val="00AE1BCF"/>
    <w:rsid w:val="00AE38F3"/>
    <w:rsid w:val="00AE53CE"/>
    <w:rsid w:val="00B002D6"/>
    <w:rsid w:val="00B27F81"/>
    <w:rsid w:val="00B32289"/>
    <w:rsid w:val="00B437A0"/>
    <w:rsid w:val="00B469CE"/>
    <w:rsid w:val="00B902D8"/>
    <w:rsid w:val="00B95144"/>
    <w:rsid w:val="00BB486E"/>
    <w:rsid w:val="00BC5C3E"/>
    <w:rsid w:val="00BC6F93"/>
    <w:rsid w:val="00BE1946"/>
    <w:rsid w:val="00BE2433"/>
    <w:rsid w:val="00BE2E28"/>
    <w:rsid w:val="00BE374F"/>
    <w:rsid w:val="00BE4452"/>
    <w:rsid w:val="00BE447A"/>
    <w:rsid w:val="00BE768F"/>
    <w:rsid w:val="00C074C0"/>
    <w:rsid w:val="00C1308C"/>
    <w:rsid w:val="00C135FF"/>
    <w:rsid w:val="00C22190"/>
    <w:rsid w:val="00C236E2"/>
    <w:rsid w:val="00C23AC1"/>
    <w:rsid w:val="00C36704"/>
    <w:rsid w:val="00C47798"/>
    <w:rsid w:val="00C5305E"/>
    <w:rsid w:val="00C6798D"/>
    <w:rsid w:val="00C7063B"/>
    <w:rsid w:val="00C727F9"/>
    <w:rsid w:val="00C838B5"/>
    <w:rsid w:val="00CB16F6"/>
    <w:rsid w:val="00CB2321"/>
    <w:rsid w:val="00CD504B"/>
    <w:rsid w:val="00CF5F1B"/>
    <w:rsid w:val="00D05496"/>
    <w:rsid w:val="00D120C9"/>
    <w:rsid w:val="00D16248"/>
    <w:rsid w:val="00D17802"/>
    <w:rsid w:val="00D20EA4"/>
    <w:rsid w:val="00D23359"/>
    <w:rsid w:val="00D33EE5"/>
    <w:rsid w:val="00D44A5E"/>
    <w:rsid w:val="00D51B81"/>
    <w:rsid w:val="00D6265B"/>
    <w:rsid w:val="00D714A9"/>
    <w:rsid w:val="00D77A62"/>
    <w:rsid w:val="00D82C61"/>
    <w:rsid w:val="00D966E2"/>
    <w:rsid w:val="00DB0F5F"/>
    <w:rsid w:val="00DB3306"/>
    <w:rsid w:val="00DB6FF4"/>
    <w:rsid w:val="00DC1FFA"/>
    <w:rsid w:val="00DE1DFC"/>
    <w:rsid w:val="00DF0FFE"/>
    <w:rsid w:val="00DF1BD3"/>
    <w:rsid w:val="00DF27D4"/>
    <w:rsid w:val="00DF42BC"/>
    <w:rsid w:val="00DF69A7"/>
    <w:rsid w:val="00E127DB"/>
    <w:rsid w:val="00E12855"/>
    <w:rsid w:val="00E16FF8"/>
    <w:rsid w:val="00E218B1"/>
    <w:rsid w:val="00E2341B"/>
    <w:rsid w:val="00E25D1A"/>
    <w:rsid w:val="00E27256"/>
    <w:rsid w:val="00E42146"/>
    <w:rsid w:val="00E444B1"/>
    <w:rsid w:val="00E47082"/>
    <w:rsid w:val="00E644B4"/>
    <w:rsid w:val="00E67102"/>
    <w:rsid w:val="00E84D09"/>
    <w:rsid w:val="00E87884"/>
    <w:rsid w:val="00E9132D"/>
    <w:rsid w:val="00EA30EB"/>
    <w:rsid w:val="00ED741F"/>
    <w:rsid w:val="00ED7915"/>
    <w:rsid w:val="00EE65BE"/>
    <w:rsid w:val="00F01D4F"/>
    <w:rsid w:val="00F05891"/>
    <w:rsid w:val="00F060CC"/>
    <w:rsid w:val="00F13AEE"/>
    <w:rsid w:val="00F20763"/>
    <w:rsid w:val="00F35D8D"/>
    <w:rsid w:val="00F3604C"/>
    <w:rsid w:val="00F43036"/>
    <w:rsid w:val="00F67BA9"/>
    <w:rsid w:val="00F826B2"/>
    <w:rsid w:val="00F83015"/>
    <w:rsid w:val="00F9153B"/>
    <w:rsid w:val="00F9273A"/>
    <w:rsid w:val="00F9712F"/>
    <w:rsid w:val="00FB4174"/>
    <w:rsid w:val="00FB5C26"/>
    <w:rsid w:val="00FB6B82"/>
    <w:rsid w:val="00FC2B55"/>
    <w:rsid w:val="00FD5F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4CAA42"/>
  <w15:chartTrackingRefBased/>
  <w15:docId w15:val="{42D4CE4E-1365-4996-A8D0-23F6DA670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35F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5FCE"/>
    <w:rPr>
      <w:rFonts w:ascii="Segoe UI" w:hAnsi="Segoe UI" w:cs="Segoe UI"/>
      <w:sz w:val="18"/>
      <w:szCs w:val="18"/>
    </w:rPr>
  </w:style>
  <w:style w:type="paragraph" w:styleId="Caption">
    <w:name w:val="caption"/>
    <w:basedOn w:val="Normal"/>
    <w:qFormat/>
    <w:rsid w:val="001F708B"/>
    <w:pPr>
      <w:suppressLineNumbers/>
      <w:suppressAutoHyphens/>
      <w:spacing w:before="120" w:after="120"/>
    </w:pPr>
    <w:rPr>
      <w:rFonts w:cs="Lohit Devanagari"/>
      <w:i/>
      <w:iCs/>
      <w:sz w:val="24"/>
      <w:szCs w:val="24"/>
      <w:lang w:val="en-US"/>
    </w:rPr>
  </w:style>
  <w:style w:type="table" w:styleId="TableGrid">
    <w:name w:val="Table Grid"/>
    <w:basedOn w:val="TableNormal"/>
    <w:uiPriority w:val="39"/>
    <w:rsid w:val="001F708B"/>
    <w:pPr>
      <w:suppressAutoHyphens/>
      <w:spacing w:after="0" w:line="240" w:lineRule="auto"/>
    </w:pPr>
    <w:rPr>
      <w:sz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AB629B"/>
  </w:style>
  <w:style w:type="paragraph" w:styleId="ListParagraph">
    <w:name w:val="List Paragraph"/>
    <w:basedOn w:val="Normal"/>
    <w:uiPriority w:val="34"/>
    <w:qFormat/>
    <w:rsid w:val="00401A2A"/>
    <w:pPr>
      <w:ind w:left="720"/>
      <w:contextualSpacing/>
    </w:pPr>
  </w:style>
  <w:style w:type="character" w:styleId="CommentReference">
    <w:name w:val="annotation reference"/>
    <w:basedOn w:val="DefaultParagraphFont"/>
    <w:uiPriority w:val="99"/>
    <w:semiHidden/>
    <w:unhideWhenUsed/>
    <w:rsid w:val="003F633F"/>
    <w:rPr>
      <w:sz w:val="16"/>
      <w:szCs w:val="16"/>
    </w:rPr>
  </w:style>
  <w:style w:type="paragraph" w:styleId="CommentText">
    <w:name w:val="annotation text"/>
    <w:basedOn w:val="Normal"/>
    <w:link w:val="CommentTextChar"/>
    <w:uiPriority w:val="99"/>
    <w:semiHidden/>
    <w:unhideWhenUsed/>
    <w:rsid w:val="003F633F"/>
    <w:pPr>
      <w:spacing w:line="240" w:lineRule="auto"/>
    </w:pPr>
    <w:rPr>
      <w:rFonts w:ascii="Calibri" w:eastAsia="Calibri" w:hAnsi="Calibri" w:cs="Calibri"/>
      <w:sz w:val="20"/>
      <w:szCs w:val="20"/>
      <w:lang w:val="en-US"/>
    </w:rPr>
  </w:style>
  <w:style w:type="character" w:customStyle="1" w:styleId="CommentTextChar">
    <w:name w:val="Comment Text Char"/>
    <w:basedOn w:val="DefaultParagraphFont"/>
    <w:link w:val="CommentText"/>
    <w:uiPriority w:val="99"/>
    <w:semiHidden/>
    <w:rsid w:val="003F633F"/>
    <w:rPr>
      <w:rFonts w:ascii="Calibri" w:eastAsia="Calibri" w:hAnsi="Calibri" w:cs="Calibri"/>
      <w:sz w:val="20"/>
      <w:szCs w:val="20"/>
      <w:lang w:val="en-US"/>
    </w:rPr>
  </w:style>
  <w:style w:type="paragraph" w:styleId="CommentSubject">
    <w:name w:val="annotation subject"/>
    <w:basedOn w:val="CommentText"/>
    <w:next w:val="CommentText"/>
    <w:link w:val="CommentSubjectChar"/>
    <w:uiPriority w:val="99"/>
    <w:semiHidden/>
    <w:unhideWhenUsed/>
    <w:rsid w:val="003F633F"/>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3F633F"/>
    <w:rPr>
      <w:rFonts w:ascii="Calibri" w:eastAsia="Calibri" w:hAnsi="Calibri" w:cs="Calibri"/>
      <w:b/>
      <w:bCs/>
      <w:sz w:val="20"/>
      <w:szCs w:val="20"/>
      <w:lang w:val="en-US"/>
    </w:rPr>
  </w:style>
  <w:style w:type="character" w:styleId="PlaceholderText">
    <w:name w:val="Placeholder Text"/>
    <w:basedOn w:val="DefaultParagraphFont"/>
    <w:uiPriority w:val="99"/>
    <w:semiHidden/>
    <w:rsid w:val="003F633F"/>
    <w:rPr>
      <w:color w:val="808080"/>
    </w:rPr>
  </w:style>
  <w:style w:type="paragraph" w:styleId="NormalWeb">
    <w:name w:val="Normal (Web)"/>
    <w:basedOn w:val="Normal"/>
    <w:uiPriority w:val="99"/>
    <w:semiHidden/>
    <w:unhideWhenUsed/>
    <w:rsid w:val="003F633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3F633F"/>
    <w:pPr>
      <w:tabs>
        <w:tab w:val="center" w:pos="4513"/>
        <w:tab w:val="right" w:pos="9026"/>
      </w:tabs>
      <w:spacing w:after="0" w:line="240" w:lineRule="auto"/>
    </w:pPr>
    <w:rPr>
      <w:lang w:val="en-US"/>
    </w:rPr>
  </w:style>
  <w:style w:type="character" w:customStyle="1" w:styleId="HeaderChar">
    <w:name w:val="Header Char"/>
    <w:basedOn w:val="DefaultParagraphFont"/>
    <w:link w:val="Header"/>
    <w:uiPriority w:val="99"/>
    <w:rsid w:val="003F633F"/>
    <w:rPr>
      <w:lang w:val="en-US"/>
    </w:rPr>
  </w:style>
  <w:style w:type="paragraph" w:styleId="Footer">
    <w:name w:val="footer"/>
    <w:basedOn w:val="Normal"/>
    <w:link w:val="FooterChar"/>
    <w:uiPriority w:val="99"/>
    <w:unhideWhenUsed/>
    <w:rsid w:val="003F633F"/>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3F633F"/>
    <w:rPr>
      <w:lang w:val="en-US"/>
    </w:rPr>
  </w:style>
  <w:style w:type="character" w:customStyle="1" w:styleId="red">
    <w:name w:val="red"/>
    <w:basedOn w:val="DefaultParagraphFont"/>
    <w:rsid w:val="00FD5FDA"/>
  </w:style>
  <w:style w:type="character" w:styleId="Emphasis">
    <w:name w:val="Emphasis"/>
    <w:basedOn w:val="DefaultParagraphFont"/>
    <w:uiPriority w:val="20"/>
    <w:qFormat/>
    <w:rsid w:val="00FD5FD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0353556">
      <w:bodyDiv w:val="1"/>
      <w:marLeft w:val="0"/>
      <w:marRight w:val="0"/>
      <w:marTop w:val="0"/>
      <w:marBottom w:val="0"/>
      <w:divBdr>
        <w:top w:val="none" w:sz="0" w:space="0" w:color="auto"/>
        <w:left w:val="none" w:sz="0" w:space="0" w:color="auto"/>
        <w:bottom w:val="none" w:sz="0" w:space="0" w:color="auto"/>
        <w:right w:val="none" w:sz="0" w:space="0" w:color="auto"/>
      </w:divBdr>
    </w:div>
    <w:div w:id="1365058322">
      <w:bodyDiv w:val="1"/>
      <w:marLeft w:val="0"/>
      <w:marRight w:val="0"/>
      <w:marTop w:val="0"/>
      <w:marBottom w:val="0"/>
      <w:divBdr>
        <w:top w:val="none" w:sz="0" w:space="0" w:color="auto"/>
        <w:left w:val="none" w:sz="0" w:space="0" w:color="auto"/>
        <w:bottom w:val="none" w:sz="0" w:space="0" w:color="auto"/>
        <w:right w:val="none" w:sz="0" w:space="0" w:color="auto"/>
      </w:divBdr>
    </w:div>
    <w:div w:id="1493250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microsoft.com/office/2018/08/relationships/commentsExtensible" Target="commentsExtensi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1/relationships/commentsExtended" Target="commentsExtended.xml"/><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38EC5F-F03C-4E95-B84E-E83E48C04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11519</Words>
  <Characters>65663</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mihir umarani</dc:creator>
  <cp:keywords/>
  <dc:description/>
  <cp:lastModifiedBy>mihir umarani</cp:lastModifiedBy>
  <cp:revision>2</cp:revision>
  <dcterms:created xsi:type="dcterms:W3CDTF">2021-02-11T06:33:00Z</dcterms:created>
  <dcterms:modified xsi:type="dcterms:W3CDTF">2021-02-11T06:33:00Z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4002880b-b2b1-3adb-a6a0-9ac09e7e78b7</vt:lpwstr>
  </property>
  <property fmtid="{D5CDD505-2E9C-101B-9397-08002B2CF9AE}" pid="24" name="Mendeley Citation Style_1">
    <vt:lpwstr>http://www.zotero.org/styles/chicago-author-date</vt:lpwstr>
  </property>
</Properties>
</file>